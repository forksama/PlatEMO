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23.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23.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spacing w:before="156"/>
        <w:rPr>
          <w:rFonts w:ascii="Times New Roman"/>
        </w:rPr>
      </w:pPr>
      <w:r>
        <w:rPr>
          <w:rFonts w:ascii="Times New Roman"/>
        </w:rPr>
        <w:t>发明名称</w:t>
      </w:r>
      <w:r>
        <w:rPr>
          <w:rFonts w:ascii="Times New Roman"/>
        </w:rPr>
        <w:tab/>
      </w:r>
    </w:p>
    <w:p>
      <w:pPr>
        <w:pStyle w:val="2"/>
        <w:numPr>
          <w:ilvl w:val="0"/>
          <w:numId w:val="0"/>
        </w:numPr>
        <w:spacing w:before="156"/>
        <w:ind w:leftChars="0" w:firstLine="420" w:firstLineChars="0"/>
        <w:rPr>
          <w:rFonts w:hint="eastAsia" w:ascii="Times New Roman" w:hAnsi="Times New Roman" w:eastAsiaTheme="minorEastAsia" w:cstheme="minorBidi"/>
          <w:b w:val="0"/>
          <w:kern w:val="2"/>
          <w:sz w:val="24"/>
          <w:szCs w:val="22"/>
          <w:lang w:val="en-US" w:eastAsia="zh-CN" w:bidi="ar-SA"/>
        </w:rPr>
      </w:pPr>
      <w:r>
        <w:rPr>
          <w:rFonts w:hint="eastAsia" w:ascii="Times New Roman" w:hAnsi="Times New Roman" w:eastAsiaTheme="minorEastAsia" w:cstheme="minorBidi"/>
          <w:b w:val="0"/>
          <w:kern w:val="2"/>
          <w:sz w:val="24"/>
          <w:szCs w:val="22"/>
          <w:lang w:val="en-US" w:eastAsia="zh-CN" w:bidi="ar-SA"/>
        </w:rPr>
        <w:t>时间敏感网络业务动态调度场景中的批量重配置</w:t>
      </w:r>
      <w:r>
        <w:rPr>
          <w:rFonts w:hint="eastAsia" w:ascii="Times New Roman" w:eastAsiaTheme="minorEastAsia" w:cstheme="minorBidi"/>
          <w:b w:val="0"/>
          <w:kern w:val="2"/>
          <w:sz w:val="24"/>
          <w:szCs w:val="22"/>
          <w:lang w:val="en-US" w:eastAsia="zh-Hans" w:bidi="ar-SA"/>
        </w:rPr>
        <w:t>方</w:t>
      </w:r>
      <w:r>
        <w:rPr>
          <w:rFonts w:hint="eastAsia" w:ascii="Times New Roman" w:eastAsiaTheme="minorEastAsia" w:cstheme="minorBidi"/>
          <w:b w:val="0"/>
          <w:kern w:val="2"/>
          <w:sz w:val="24"/>
          <w:szCs w:val="22"/>
          <w:lang w:val="en-US" w:eastAsia="zh-CN" w:bidi="ar-SA"/>
        </w:rPr>
        <w:t>法及装置</w:t>
      </w:r>
    </w:p>
    <w:p>
      <w:pPr>
        <w:pStyle w:val="2"/>
        <w:numPr>
          <w:ilvl w:val="0"/>
          <w:numId w:val="1"/>
        </w:numPr>
        <w:spacing w:before="156"/>
        <w:rPr>
          <w:rFonts w:ascii="Times New Roman"/>
        </w:rPr>
      </w:pPr>
      <w:r>
        <w:rPr>
          <w:rFonts w:ascii="Times New Roman"/>
        </w:rPr>
        <w:t>技术领域</w:t>
      </w:r>
    </w:p>
    <w:p>
      <w:pPr>
        <w:spacing w:before="120"/>
        <w:ind w:firstLine="420"/>
        <w:rPr>
          <w:rFonts w:hint="default" w:eastAsiaTheme="minorEastAsia"/>
          <w:lang w:val="en-US" w:eastAsia="zh-CN"/>
        </w:rPr>
      </w:pPr>
      <w:r>
        <w:rPr>
          <w:rFonts w:hint="eastAsia"/>
        </w:rPr>
        <w:t>本专利</w:t>
      </w:r>
      <w:r>
        <w:rPr>
          <w:rFonts w:hint="eastAsia"/>
          <w:lang w:val="en-US" w:eastAsia="zh-CN"/>
        </w:rPr>
        <w:t>涉及计算机网络中的</w:t>
      </w:r>
      <w:r>
        <w:rPr>
          <w:rFonts w:hint="eastAsia"/>
          <w:lang w:val="en-US" w:eastAsia="zh-Hans"/>
        </w:rPr>
        <w:t>时间敏感网络</w:t>
      </w:r>
      <w:r>
        <w:rPr>
          <w:rFonts w:hint="eastAsia"/>
          <w:lang w:val="en-US" w:eastAsia="zh-CN"/>
        </w:rPr>
        <w:t>领域</w:t>
      </w:r>
    </w:p>
    <w:p>
      <w:pPr>
        <w:pStyle w:val="2"/>
        <w:numPr>
          <w:ilvl w:val="0"/>
          <w:numId w:val="1"/>
        </w:numPr>
        <w:spacing w:before="156"/>
        <w:rPr>
          <w:rFonts w:ascii="Times New Roman"/>
        </w:rPr>
      </w:pPr>
      <w:r>
        <w:rPr>
          <w:rFonts w:ascii="Times New Roman"/>
        </w:rPr>
        <w:t>技术背景</w:t>
      </w:r>
    </w:p>
    <w:p>
      <w:pPr>
        <w:ind w:firstLine="420"/>
        <w:rPr>
          <w:rFonts w:hint="eastAsia" w:ascii="宋体" w:hAnsi="宋体" w:eastAsia="宋体"/>
          <w:lang w:val="en-US" w:eastAsia="zh-CN"/>
        </w:rPr>
      </w:pPr>
      <w:r>
        <w:rPr>
          <w:rFonts w:hint="eastAsia" w:ascii="宋体" w:hAnsi="宋体" w:eastAsia="宋体"/>
          <w:lang w:val="en-US" w:eastAsia="zh-Hans"/>
        </w:rPr>
        <w:t>物联网、5G、工业互联网等新一代信息通信技术的发展，加快了传统行业转型升级的步伐，物物互联的通信需求也随之增加。例如在智能制造中，实时控制、边缘计算、数字孪生等应用场景对低延时和高可靠性的承载需求要求非常严格。传统以太网已经不能满足越来越多的数据和广泛分布的网络需求，时间敏感网络（TSN）技术应运而生。时间敏感网络以传统以太网为网络基础，通过时钟同步、数据调度、网络配置等机制，提供确定性数据传输能力。</w:t>
      </w:r>
    </w:p>
    <w:p>
      <w:pPr>
        <w:ind w:firstLine="420"/>
        <w:rPr>
          <w:rFonts w:hint="default" w:ascii="宋体" w:hAnsi="宋体" w:eastAsia="宋体"/>
          <w:lang w:val="en-US" w:eastAsia="zh-CN"/>
        </w:rPr>
      </w:pPr>
      <w:r>
        <w:rPr>
          <w:rFonts w:hint="eastAsia" w:ascii="宋体" w:hAnsi="宋体" w:eastAsia="宋体"/>
          <w:lang w:val="en-US" w:eastAsia="zh-CN"/>
        </w:rPr>
        <w:t>工业自动化领域主要</w:t>
      </w:r>
      <w:r>
        <w:rPr>
          <w:rFonts w:hint="eastAsia" w:ascii="宋体" w:hAnsi="宋体" w:eastAsia="宋体"/>
          <w:lang w:val="en-US" w:eastAsia="zh-Hans"/>
        </w:rPr>
        <w:t>有</w:t>
      </w:r>
      <w:r>
        <w:rPr>
          <w:rFonts w:hint="eastAsia" w:ascii="宋体" w:hAnsi="宋体" w:eastAsia="宋体"/>
          <w:lang w:val="en-US" w:eastAsia="zh-CN"/>
        </w:rPr>
        <w:t>离线调度和在线调度两种调度方式。离线调度</w:t>
      </w:r>
      <w:r>
        <w:rPr>
          <w:rFonts w:hint="eastAsia" w:ascii="宋体" w:hAnsi="宋体" w:eastAsia="宋体"/>
          <w:lang w:val="en-US" w:eastAsia="zh-Hans"/>
        </w:rPr>
        <w:t>中</w:t>
      </w:r>
      <w:r>
        <w:rPr>
          <w:rFonts w:hint="eastAsia" w:ascii="宋体" w:hAnsi="宋体" w:eastAsia="宋体"/>
          <w:lang w:val="en-US" w:eastAsia="zh-CN"/>
        </w:rPr>
        <w:t>，集中式网络配置（CNC）拥有全局视角，能够获得将要调度的所有流的全局信息，计算流的路径后，将流传入求解器，得到流的传输时间安排，</w:t>
      </w:r>
      <w:r>
        <w:rPr>
          <w:rFonts w:hint="eastAsia" w:ascii="宋体" w:hAnsi="宋体" w:eastAsia="宋体"/>
          <w:lang w:val="en-US" w:eastAsia="zh-Hans"/>
        </w:rPr>
        <w:t>以</w:t>
      </w:r>
      <w:r>
        <w:rPr>
          <w:rFonts w:hint="eastAsia" w:ascii="宋体" w:hAnsi="宋体" w:eastAsia="宋体"/>
          <w:lang w:val="en-US" w:eastAsia="zh-CN"/>
        </w:rPr>
        <w:t>获得可成功调度流的最大化，但是计算过程通常为小时级甚至天级。在线调度则无法事先知道要调度的流的全局信息，每次到来一条流就对其进行处理，规划</w:t>
      </w:r>
      <w:r>
        <w:rPr>
          <w:rFonts w:hint="eastAsia" w:ascii="宋体" w:hAnsi="宋体" w:eastAsia="宋体"/>
          <w:lang w:val="en-US" w:eastAsia="zh-Hans"/>
        </w:rPr>
        <w:t>其</w:t>
      </w:r>
      <w:r>
        <w:rPr>
          <w:rFonts w:hint="eastAsia" w:ascii="宋体" w:hAnsi="宋体" w:eastAsia="宋体"/>
          <w:lang w:val="en-US" w:eastAsia="zh-CN"/>
        </w:rPr>
        <w:t>路径和传输</w:t>
      </w:r>
      <w:r>
        <w:rPr>
          <w:rFonts w:hint="eastAsia" w:ascii="宋体" w:hAnsi="宋体" w:eastAsia="宋体"/>
          <w:lang w:val="en-US" w:eastAsia="zh-Hans"/>
        </w:rPr>
        <w:t>开始时间</w:t>
      </w:r>
      <w:r>
        <w:rPr>
          <w:rFonts w:hint="default" w:ascii="宋体" w:hAnsi="宋体" w:eastAsia="宋体"/>
          <w:lang w:eastAsia="zh-Hans"/>
        </w:rPr>
        <w:t>，</w:t>
      </w:r>
      <w:r>
        <w:rPr>
          <w:rFonts w:hint="eastAsia" w:ascii="宋体" w:hAnsi="宋体" w:eastAsia="宋体"/>
          <w:lang w:val="en-US" w:eastAsia="zh-Hans"/>
        </w:rPr>
        <w:t>在线调度的</w:t>
      </w:r>
      <w:r>
        <w:rPr>
          <w:rFonts w:hint="eastAsia" w:ascii="宋体" w:hAnsi="宋体" w:eastAsia="宋体"/>
          <w:lang w:val="en-US" w:eastAsia="zh-CN"/>
        </w:rPr>
        <w:t>计算</w:t>
      </w:r>
      <w:r>
        <w:rPr>
          <w:rFonts w:hint="eastAsia" w:ascii="宋体" w:hAnsi="宋体" w:eastAsia="宋体"/>
          <w:lang w:val="en-US" w:eastAsia="zh-Hans"/>
        </w:rPr>
        <w:t>时间</w:t>
      </w:r>
      <w:r>
        <w:rPr>
          <w:rFonts w:hint="eastAsia" w:ascii="宋体" w:hAnsi="宋体" w:eastAsia="宋体"/>
          <w:lang w:val="en-US" w:eastAsia="zh-CN"/>
        </w:rPr>
        <w:t>很短，一般为秒级。</w:t>
      </w:r>
    </w:p>
    <w:p>
      <w:pPr>
        <w:ind w:firstLine="480" w:firstLineChars="200"/>
      </w:pPr>
      <w:r>
        <w:t>为了解现有技术的发展状况，对已有的论文和专利进行了检索、比较和分析，筛选出如下与本发明相关度比较高的技术信息：</w:t>
      </w:r>
    </w:p>
    <w:p>
      <w:pPr>
        <w:ind w:firstLine="480" w:firstLineChars="200"/>
        <w:rPr>
          <w:rFonts w:hint="eastAsia"/>
        </w:rPr>
      </w:pPr>
      <w:r>
        <w:rPr>
          <w:rFonts w:hint="eastAsia"/>
          <w:szCs w:val="24"/>
          <w:lang w:val="en-US" w:eastAsia="zh-CN"/>
        </w:rPr>
        <w:t>论文1：</w:t>
      </w:r>
      <w:r>
        <w:rPr>
          <w:rFonts w:hint="eastAsia" w:ascii="Times New Roman" w:hAnsi="Times New Roman"/>
        </w:rPr>
        <w:t>Huang Y</w:t>
      </w:r>
      <w:r>
        <w:rPr>
          <w:rFonts w:hint="eastAsia"/>
          <w:lang w:val="en-US" w:eastAsia="zh-Hans"/>
        </w:rPr>
        <w:t>等人在</w:t>
      </w:r>
      <w:r>
        <w:rPr>
          <w:rFonts w:hint="default"/>
          <w:lang w:eastAsia="zh-Hans"/>
        </w:rPr>
        <w:t>2021</w:t>
      </w:r>
      <w:r>
        <w:rPr>
          <w:rFonts w:hint="eastAsia"/>
          <w:lang w:val="en-US" w:eastAsia="zh-Hans"/>
        </w:rPr>
        <w:t>年IEEE第</w:t>
      </w:r>
      <w:r>
        <w:rPr>
          <w:rFonts w:hint="default"/>
          <w:lang w:eastAsia="zh-Hans"/>
        </w:rPr>
        <w:t>41</w:t>
      </w:r>
      <w:r>
        <w:rPr>
          <w:rFonts w:hint="eastAsia"/>
          <w:lang w:val="en-US" w:eastAsia="zh-Hans"/>
        </w:rPr>
        <w:t>次ICDCS会议上发表了</w:t>
      </w:r>
      <w:r>
        <w:rPr>
          <w:rFonts w:hint="eastAsia"/>
          <w:szCs w:val="22"/>
          <w:lang w:val="en-US" w:eastAsia="zh-CN"/>
        </w:rPr>
        <w:t>“</w:t>
      </w:r>
      <w:r>
        <w:rPr>
          <w:rFonts w:hint="eastAsia" w:ascii="Times New Roman" w:hAnsi="Times New Roman"/>
        </w:rPr>
        <w:t>Huang Y, Wang S, Huang T, et al. Online Routing and Scheduling for Time-Sensitive Networks[C]//2021 IEEE 41st International Conference on Distributed Computing Systems (ICDCS). IEEE, 2021: 272-281.</w:t>
      </w:r>
      <w:r>
        <w:rPr>
          <w:rFonts w:hint="eastAsia"/>
          <w:szCs w:val="22"/>
          <w:lang w:eastAsia="zh-CN"/>
        </w:rPr>
        <w:t>”</w:t>
      </w:r>
      <w:r>
        <w:rPr>
          <w:rFonts w:hint="default"/>
          <w:szCs w:val="22"/>
          <w:lang w:eastAsia="zh-CN"/>
        </w:rPr>
        <w:t>。</w:t>
      </w:r>
      <w:r>
        <w:rPr>
          <w:rFonts w:hint="eastAsia"/>
        </w:rPr>
        <w:t>提出了一种基于TAS的在线路由和调度机制。使用可变时隙机制并最小化每个流的发送开始时间。设计了一种新的增量式路由调度算法（IRAS）实现流</w:t>
      </w:r>
      <w:r>
        <w:rPr>
          <w:rFonts w:hint="eastAsia"/>
          <w:lang w:val="en-US" w:eastAsia="zh-Hans"/>
        </w:rPr>
        <w:t>的动态调度</w:t>
      </w:r>
      <w:r>
        <w:rPr>
          <w:rFonts w:hint="eastAsia"/>
        </w:rPr>
        <w:t>，并采用预路由算法减少</w:t>
      </w:r>
      <w:r>
        <w:rPr>
          <w:rFonts w:hint="eastAsia"/>
          <w:lang w:val="en-US" w:eastAsia="zh-Hans"/>
        </w:rPr>
        <w:t>计算</w:t>
      </w:r>
      <w:r>
        <w:rPr>
          <w:rFonts w:hint="eastAsia"/>
        </w:rPr>
        <w:t>时间。</w:t>
      </w:r>
    </w:p>
    <w:p>
      <w:pPr>
        <w:ind w:firstLine="480" w:firstLineChars="200"/>
        <w:rPr>
          <w:rFonts w:hint="default"/>
          <w:szCs w:val="24"/>
          <w:lang w:val="en-US"/>
        </w:rPr>
      </w:pPr>
      <w:r>
        <w:rPr>
          <w:rFonts w:hint="eastAsia"/>
          <w:szCs w:val="24"/>
          <w:lang w:val="en-US" w:eastAsia="zh-CN"/>
        </w:rPr>
        <w:t>论文</w:t>
      </w:r>
      <w:r>
        <w:rPr>
          <w:rFonts w:hint="eastAsia"/>
          <w:szCs w:val="24"/>
        </w:rPr>
        <w:t>2：</w:t>
      </w:r>
      <w:r>
        <w:rPr>
          <w:rFonts w:hint="eastAsia" w:ascii="Times New Roman" w:hAnsi="Times New Roman"/>
          <w:szCs w:val="24"/>
        </w:rPr>
        <w:t>Bülbül N S</w:t>
      </w:r>
      <w:r>
        <w:rPr>
          <w:rFonts w:hint="eastAsia"/>
          <w:szCs w:val="24"/>
          <w:lang w:val="en-US" w:eastAsia="zh-Hans"/>
        </w:rPr>
        <w:t>等人在</w:t>
      </w:r>
      <w:r>
        <w:rPr>
          <w:rFonts w:hint="default"/>
          <w:szCs w:val="24"/>
          <w:lang w:eastAsia="zh-Hans"/>
        </w:rPr>
        <w:t>2022</w:t>
      </w:r>
      <w:r>
        <w:rPr>
          <w:rFonts w:hint="eastAsia"/>
          <w:szCs w:val="24"/>
          <w:lang w:val="en-US" w:eastAsia="zh-Hans"/>
        </w:rPr>
        <w:t>年的NOMS上发表了</w:t>
      </w:r>
      <w:r>
        <w:rPr>
          <w:rFonts w:hint="eastAsia"/>
          <w:szCs w:val="24"/>
          <w:lang w:eastAsia="zh-CN"/>
        </w:rPr>
        <w:t>“</w:t>
      </w:r>
      <w:r>
        <w:rPr>
          <w:rFonts w:hint="eastAsia" w:ascii="Times New Roman" w:hAnsi="Times New Roman"/>
          <w:szCs w:val="24"/>
        </w:rPr>
        <w:t>Bülbül N S, Ergenç D, Fischer M. Towards SDN-based Dynamic Path Reconfiguration for Time Sensitive Networking[C]//NOMS 2022-2022 IEEE/IFIP Network Operations and Management Symposium. IEEE, 2022: 1-9.</w:t>
      </w:r>
      <w:r>
        <w:rPr>
          <w:rFonts w:hint="eastAsia"/>
          <w:szCs w:val="24"/>
          <w:lang w:eastAsia="zh-CN"/>
        </w:rPr>
        <w:t>”</w:t>
      </w:r>
      <w:r>
        <w:rPr>
          <w:rFonts w:hint="default"/>
          <w:szCs w:val="24"/>
          <w:lang w:eastAsia="zh-CN"/>
        </w:rPr>
        <w:t>。</w:t>
      </w:r>
      <w:r>
        <w:rPr>
          <w:rFonts w:hint="eastAsia"/>
          <w:szCs w:val="24"/>
          <w:lang w:val="en-US" w:eastAsia="zh-CN"/>
        </w:rPr>
        <w:t>提出并评估了</w:t>
      </w:r>
      <w:r>
        <w:rPr>
          <w:rFonts w:hint="eastAsia"/>
          <w:szCs w:val="24"/>
          <w:lang w:val="en-US" w:eastAsia="zh-Hans"/>
        </w:rPr>
        <w:t>基于</w:t>
      </w:r>
      <w:r>
        <w:rPr>
          <w:rFonts w:hint="eastAsia"/>
          <w:szCs w:val="24"/>
          <w:lang w:val="en-US" w:eastAsia="zh-CN"/>
        </w:rPr>
        <w:t>SDN的时间敏感网络</w:t>
      </w:r>
      <w:r>
        <w:rPr>
          <w:rFonts w:hint="eastAsia"/>
          <w:szCs w:val="24"/>
          <w:lang w:val="en-US" w:eastAsia="zh-Hans"/>
        </w:rPr>
        <w:t>在线业务调度下的重新</w:t>
      </w:r>
      <w:r>
        <w:rPr>
          <w:rFonts w:hint="eastAsia"/>
          <w:szCs w:val="24"/>
          <w:lang w:val="en-US" w:eastAsia="zh-CN"/>
        </w:rPr>
        <w:t>配置策略。</w:t>
      </w:r>
      <w:r>
        <w:rPr>
          <w:rFonts w:hint="eastAsia"/>
          <w:szCs w:val="24"/>
          <w:lang w:val="en-US" w:eastAsia="zh-Hans"/>
        </w:rPr>
        <w:t>该文章</w:t>
      </w:r>
      <w:r>
        <w:rPr>
          <w:rFonts w:hint="eastAsia"/>
          <w:szCs w:val="24"/>
          <w:lang w:val="en-US" w:eastAsia="zh-CN"/>
        </w:rPr>
        <w:t>提出了TSOR-P，TSOR-T，TSOR-U三种</w:t>
      </w:r>
      <w:r>
        <w:rPr>
          <w:rFonts w:hint="eastAsia"/>
          <w:szCs w:val="24"/>
          <w:lang w:val="en-US" w:eastAsia="zh-Hans"/>
        </w:rPr>
        <w:t>重配置策略</w:t>
      </w:r>
      <w:r>
        <w:rPr>
          <w:rFonts w:hint="eastAsia"/>
          <w:szCs w:val="24"/>
          <w:lang w:val="en-US" w:eastAsia="zh-CN"/>
        </w:rPr>
        <w:t>，根据</w:t>
      </w:r>
      <w:r>
        <w:rPr>
          <w:rFonts w:hint="eastAsia"/>
          <w:szCs w:val="24"/>
          <w:lang w:val="en-US" w:eastAsia="zh-Hans"/>
        </w:rPr>
        <w:t>流到达的频率和</w:t>
      </w:r>
      <w:r>
        <w:rPr>
          <w:rFonts w:hint="eastAsia"/>
          <w:szCs w:val="24"/>
          <w:lang w:val="en-US" w:eastAsia="zh-CN"/>
        </w:rPr>
        <w:t>当前网络环境中的</w:t>
      </w:r>
      <w:r>
        <w:rPr>
          <w:rFonts w:hint="eastAsia"/>
          <w:szCs w:val="24"/>
          <w:lang w:val="en-US" w:eastAsia="zh-Hans"/>
        </w:rPr>
        <w:t>路径及时间安排</w:t>
      </w:r>
      <w:r>
        <w:rPr>
          <w:rFonts w:hint="eastAsia"/>
          <w:szCs w:val="24"/>
          <w:lang w:val="en-US" w:eastAsia="zh-CN"/>
        </w:rPr>
        <w:t>，对网络中</w:t>
      </w:r>
      <w:r>
        <w:rPr>
          <w:rFonts w:hint="eastAsia"/>
          <w:szCs w:val="24"/>
          <w:lang w:val="en-US" w:eastAsia="zh-Hans"/>
        </w:rPr>
        <w:t>已存在</w:t>
      </w:r>
      <w:r>
        <w:rPr>
          <w:rFonts w:hint="eastAsia"/>
          <w:szCs w:val="24"/>
          <w:lang w:val="en-US" w:eastAsia="zh-CN"/>
        </w:rPr>
        <w:t>流</w:t>
      </w:r>
      <w:r>
        <w:rPr>
          <w:rFonts w:hint="eastAsia"/>
          <w:szCs w:val="24"/>
          <w:lang w:val="en-US" w:eastAsia="zh-Hans"/>
        </w:rPr>
        <w:t>的</w:t>
      </w:r>
      <w:r>
        <w:rPr>
          <w:rFonts w:hint="eastAsia"/>
          <w:szCs w:val="24"/>
          <w:lang w:val="en-US" w:eastAsia="zh-CN"/>
        </w:rPr>
        <w:t>路径和时间进行重新</w:t>
      </w:r>
      <w:r>
        <w:rPr>
          <w:rFonts w:hint="eastAsia"/>
          <w:szCs w:val="24"/>
          <w:lang w:val="en-US" w:eastAsia="zh-Hans"/>
        </w:rPr>
        <w:t>计算</w:t>
      </w:r>
      <w:r>
        <w:rPr>
          <w:rFonts w:hint="eastAsia"/>
          <w:szCs w:val="24"/>
          <w:lang w:val="en-US" w:eastAsia="zh-CN"/>
        </w:rPr>
        <w:t>，来</w:t>
      </w:r>
      <w:r>
        <w:rPr>
          <w:rFonts w:hint="eastAsia"/>
          <w:szCs w:val="24"/>
          <w:lang w:val="en-US" w:eastAsia="zh-Hans"/>
        </w:rPr>
        <w:t>提高网络中</w:t>
      </w:r>
      <w:r>
        <w:rPr>
          <w:rFonts w:hint="eastAsia"/>
          <w:szCs w:val="24"/>
          <w:lang w:val="en-US" w:eastAsia="zh-CN"/>
        </w:rPr>
        <w:t>可</w:t>
      </w:r>
      <w:r>
        <w:rPr>
          <w:rFonts w:hint="eastAsia"/>
          <w:szCs w:val="24"/>
          <w:lang w:val="en-US" w:eastAsia="zh-Hans"/>
        </w:rPr>
        <w:t>成功调度的</w:t>
      </w:r>
      <w:r>
        <w:rPr>
          <w:rFonts w:hint="eastAsia"/>
          <w:szCs w:val="24"/>
          <w:lang w:val="en-US" w:eastAsia="zh-CN"/>
        </w:rPr>
        <w:t>流数量。</w:t>
      </w:r>
    </w:p>
    <w:p>
      <w:pPr>
        <w:pStyle w:val="2"/>
        <w:numPr>
          <w:ilvl w:val="0"/>
          <w:numId w:val="1"/>
        </w:numPr>
        <w:spacing w:before="156"/>
        <w:rPr>
          <w:rFonts w:ascii="Times New Roman"/>
        </w:rPr>
      </w:pPr>
      <w:r>
        <w:rPr>
          <w:rFonts w:ascii="Times New Roman"/>
        </w:rPr>
        <w:t>背景技术的缺陷</w:t>
      </w:r>
    </w:p>
    <w:p>
      <w:pPr>
        <w:ind w:firstLine="480" w:firstLineChars="200"/>
        <w:rPr>
          <w:rFonts w:hint="default" w:eastAsiaTheme="minorEastAsia"/>
          <w:szCs w:val="24"/>
          <w:lang w:eastAsia="zh-Hans"/>
        </w:rPr>
      </w:pPr>
      <w:r>
        <w:rPr>
          <w:rFonts w:hint="eastAsia"/>
          <w:szCs w:val="24"/>
        </w:rPr>
        <w:t>现有的</w:t>
      </w:r>
      <w:r>
        <w:rPr>
          <w:rFonts w:hint="eastAsia"/>
          <w:szCs w:val="24"/>
          <w:lang w:val="en-US" w:eastAsia="zh-Hans"/>
        </w:rPr>
        <w:t>TSN在线业务调度场景中</w:t>
      </w:r>
      <w:r>
        <w:rPr>
          <w:rFonts w:hint="eastAsia"/>
          <w:szCs w:val="24"/>
        </w:rPr>
        <w:t>，</w:t>
      </w:r>
      <w:r>
        <w:rPr>
          <w:rFonts w:hint="eastAsia"/>
          <w:szCs w:val="24"/>
          <w:lang w:val="en-US" w:eastAsia="zh-CN"/>
        </w:rPr>
        <w:t>论文</w:t>
      </w:r>
      <w:r>
        <w:rPr>
          <w:rFonts w:hint="eastAsia"/>
          <w:szCs w:val="24"/>
        </w:rPr>
        <w:t>1</w:t>
      </w:r>
      <w:r>
        <w:rPr>
          <w:rFonts w:hint="eastAsia"/>
          <w:szCs w:val="24"/>
          <w:lang w:val="en-US" w:eastAsia="zh-Hans"/>
        </w:rPr>
        <w:t>虽然可以在秒级的时间内对新到来的流进行规划</w:t>
      </w:r>
      <w:r>
        <w:rPr>
          <w:rFonts w:hint="default"/>
          <w:szCs w:val="24"/>
          <w:lang w:eastAsia="zh-Hans"/>
        </w:rPr>
        <w:t>，</w:t>
      </w:r>
      <w:r>
        <w:rPr>
          <w:rFonts w:hint="eastAsia"/>
          <w:szCs w:val="24"/>
          <w:lang w:val="en-US" w:eastAsia="zh-Hans"/>
        </w:rPr>
        <w:t>但是它有三个缺陷</w:t>
      </w:r>
      <w:r>
        <w:rPr>
          <w:rFonts w:hint="default"/>
          <w:szCs w:val="24"/>
          <w:lang w:eastAsia="zh-Hans"/>
        </w:rPr>
        <w:t>：（1）在线调度</w:t>
      </w:r>
      <w:r>
        <w:rPr>
          <w:rFonts w:hint="eastAsia"/>
          <w:szCs w:val="24"/>
          <w:lang w:val="en-US" w:eastAsia="zh-Hans"/>
        </w:rPr>
        <w:t>每次只规划一条流的路径和开始时间</w:t>
      </w:r>
      <w:r>
        <w:rPr>
          <w:rFonts w:hint="default"/>
          <w:szCs w:val="24"/>
          <w:lang w:eastAsia="zh-Hans"/>
        </w:rPr>
        <w:t>，计算产生的是</w:t>
      </w:r>
      <w:r>
        <w:rPr>
          <w:rFonts w:hint="eastAsia"/>
          <w:szCs w:val="24"/>
          <w:lang w:val="en-US" w:eastAsia="zh-Hans"/>
        </w:rPr>
        <w:t>较优</w:t>
      </w:r>
      <w:r>
        <w:rPr>
          <w:rFonts w:hint="default"/>
          <w:szCs w:val="24"/>
          <w:lang w:eastAsia="zh-Hans"/>
        </w:rPr>
        <w:t>解，相比于</w:t>
      </w:r>
      <w:r>
        <w:rPr>
          <w:rFonts w:hint="eastAsia"/>
          <w:szCs w:val="24"/>
          <w:lang w:val="en-US" w:eastAsia="zh-Hans"/>
        </w:rPr>
        <w:t>规划全部流</w:t>
      </w:r>
      <w:r>
        <w:rPr>
          <w:rFonts w:hint="default"/>
          <w:szCs w:val="24"/>
          <w:lang w:eastAsia="zh-Hans"/>
        </w:rPr>
        <w:t>的</w:t>
      </w:r>
      <w:r>
        <w:rPr>
          <w:rFonts w:hint="eastAsia"/>
          <w:szCs w:val="24"/>
          <w:lang w:val="en-US" w:eastAsia="zh-Hans"/>
        </w:rPr>
        <w:t>离线</w:t>
      </w:r>
      <w:r>
        <w:rPr>
          <w:rFonts w:hint="default"/>
          <w:szCs w:val="24"/>
          <w:lang w:eastAsia="zh-Hans"/>
        </w:rPr>
        <w:t>调度方式，</w:t>
      </w:r>
      <w:r>
        <w:rPr>
          <w:rFonts w:hint="eastAsia"/>
          <w:szCs w:val="24"/>
          <w:lang w:val="en-US" w:eastAsia="zh-Hans"/>
        </w:rPr>
        <w:t>在线</w:t>
      </w:r>
      <w:r>
        <w:rPr>
          <w:rFonts w:hint="default"/>
          <w:szCs w:val="24"/>
          <w:lang w:eastAsia="zh-Hans"/>
        </w:rPr>
        <w:t>调度方式中可调度成功的流数量</w:t>
      </w:r>
      <w:r>
        <w:rPr>
          <w:rFonts w:hint="eastAsia"/>
          <w:szCs w:val="24"/>
          <w:lang w:val="en-US" w:eastAsia="zh-Hans"/>
        </w:rPr>
        <w:t>比较少</w:t>
      </w:r>
      <w:r>
        <w:rPr>
          <w:rFonts w:hint="default"/>
          <w:szCs w:val="24"/>
          <w:lang w:eastAsia="zh-Hans"/>
        </w:rPr>
        <w:t>，</w:t>
      </w:r>
      <w:r>
        <w:rPr>
          <w:rFonts w:hint="eastAsia"/>
          <w:szCs w:val="24"/>
          <w:lang w:val="en-US" w:eastAsia="zh-Hans"/>
        </w:rPr>
        <w:t>网络的吞吐率</w:t>
      </w:r>
      <w:r>
        <w:rPr>
          <w:rFonts w:hint="default"/>
          <w:szCs w:val="24"/>
          <w:lang w:eastAsia="zh-Hans"/>
        </w:rPr>
        <w:t>比较</w:t>
      </w:r>
      <w:r>
        <w:rPr>
          <w:rFonts w:hint="eastAsia"/>
          <w:szCs w:val="24"/>
          <w:lang w:val="en-US" w:eastAsia="zh-Hans"/>
        </w:rPr>
        <w:t>低</w:t>
      </w:r>
      <w:r>
        <w:rPr>
          <w:rFonts w:hint="default"/>
          <w:szCs w:val="24"/>
          <w:lang w:eastAsia="zh-Hans"/>
        </w:rPr>
        <w:t>；（2）在线调度方式容易导致某些链路上的</w:t>
      </w:r>
      <w:r>
        <w:rPr>
          <w:rFonts w:hint="eastAsia"/>
          <w:szCs w:val="24"/>
          <w:lang w:val="en-US" w:eastAsia="zh-Hans"/>
        </w:rPr>
        <w:t>负载</w:t>
      </w:r>
      <w:r>
        <w:rPr>
          <w:rFonts w:hint="default"/>
          <w:szCs w:val="24"/>
          <w:lang w:eastAsia="zh-Hans"/>
        </w:rPr>
        <w:t>过多，同时另一些链路上的</w:t>
      </w:r>
      <w:r>
        <w:rPr>
          <w:rFonts w:hint="eastAsia"/>
          <w:szCs w:val="24"/>
          <w:lang w:val="en-US" w:eastAsia="zh-Hans"/>
        </w:rPr>
        <w:t>负载较少</w:t>
      </w:r>
      <w:r>
        <w:rPr>
          <w:rFonts w:hint="default"/>
          <w:szCs w:val="24"/>
          <w:lang w:eastAsia="zh-Hans"/>
        </w:rPr>
        <w:t>。产生瓶颈链路的同时，也存在着大量的</w:t>
      </w:r>
      <w:r>
        <w:rPr>
          <w:rFonts w:hint="eastAsia"/>
          <w:szCs w:val="24"/>
          <w:lang w:val="en-US" w:eastAsia="zh-Hans"/>
        </w:rPr>
        <w:t>空闲链路</w:t>
      </w:r>
      <w:r>
        <w:rPr>
          <w:rFonts w:hint="default"/>
          <w:szCs w:val="24"/>
          <w:lang w:eastAsia="zh-Hans"/>
        </w:rPr>
        <w:t>。因此，会导致网络内的链路负载不均衡。（3）在线调度中容易产生可用时隙碎片化的问题，导致零碎的时隙无法被充分使用，造成浪费。</w:t>
      </w:r>
      <w:r>
        <w:rPr>
          <w:rFonts w:hint="eastAsia"/>
          <w:szCs w:val="24"/>
          <w:lang w:val="en-US" w:eastAsia="zh-Hans"/>
        </w:rPr>
        <w:t>论文</w:t>
      </w:r>
      <w:r>
        <w:rPr>
          <w:rFonts w:hint="default"/>
          <w:szCs w:val="24"/>
          <w:lang w:eastAsia="zh-Hans"/>
        </w:rPr>
        <w:t>2</w:t>
      </w:r>
      <w:r>
        <w:rPr>
          <w:rFonts w:hint="eastAsia"/>
          <w:szCs w:val="24"/>
          <w:lang w:val="en-US" w:eastAsia="zh-Hans"/>
        </w:rPr>
        <w:t>提出了全局重配置的方法</w:t>
      </w:r>
      <w:r>
        <w:rPr>
          <w:rFonts w:hint="default"/>
          <w:szCs w:val="24"/>
          <w:lang w:eastAsia="zh-Hans"/>
        </w:rPr>
        <w:t>，每当</w:t>
      </w:r>
      <w:r>
        <w:rPr>
          <w:rFonts w:hint="eastAsia"/>
          <w:szCs w:val="24"/>
          <w:lang w:val="en-US" w:eastAsia="zh-Hans"/>
        </w:rPr>
        <w:t>在线</w:t>
      </w:r>
      <w:r>
        <w:rPr>
          <w:rFonts w:hint="default"/>
          <w:szCs w:val="24"/>
          <w:lang w:eastAsia="zh-Hans"/>
        </w:rPr>
        <w:t>调度完</w:t>
      </w:r>
      <w:r>
        <w:rPr>
          <w:rFonts w:hint="eastAsia"/>
          <w:szCs w:val="24"/>
          <w:lang w:val="en-US" w:eastAsia="zh-Hans"/>
        </w:rPr>
        <w:t>若干</w:t>
      </w:r>
      <w:r>
        <w:rPr>
          <w:rFonts w:hint="default"/>
          <w:szCs w:val="24"/>
          <w:lang w:eastAsia="zh-Hans"/>
        </w:rPr>
        <w:t>条流后，就将网络中所有的流进行重新规划，来优化链路和时间资源的分配，为之后到来的流</w:t>
      </w:r>
      <w:r>
        <w:rPr>
          <w:rFonts w:hint="eastAsia"/>
          <w:szCs w:val="24"/>
          <w:lang w:val="en-US" w:eastAsia="zh-Hans"/>
        </w:rPr>
        <w:t>预</w:t>
      </w:r>
      <w:r>
        <w:rPr>
          <w:rFonts w:hint="default"/>
          <w:szCs w:val="24"/>
          <w:lang w:eastAsia="zh-Hans"/>
        </w:rPr>
        <w:t>留</w:t>
      </w:r>
      <w:r>
        <w:rPr>
          <w:rFonts w:hint="eastAsia"/>
          <w:szCs w:val="24"/>
          <w:lang w:val="en-US" w:eastAsia="zh-Hans"/>
        </w:rPr>
        <w:t>更多资源</w:t>
      </w:r>
      <w:r>
        <w:rPr>
          <w:rFonts w:hint="default"/>
          <w:szCs w:val="24"/>
          <w:lang w:eastAsia="zh-Hans"/>
        </w:rPr>
        <w:t>。可以解决在线调度中</w:t>
      </w:r>
      <w:r>
        <w:rPr>
          <w:rFonts w:hint="eastAsia"/>
          <w:szCs w:val="24"/>
          <w:lang w:val="en-US" w:eastAsia="zh-Hans"/>
        </w:rPr>
        <w:t>吞吐率低和调度成功的流数量少</w:t>
      </w:r>
      <w:r>
        <w:rPr>
          <w:rFonts w:hint="default"/>
          <w:szCs w:val="24"/>
          <w:lang w:eastAsia="zh-Hans"/>
        </w:rPr>
        <w:t>的问题。然而，</w:t>
      </w:r>
      <w:r>
        <w:rPr>
          <w:rFonts w:hint="eastAsia"/>
          <w:szCs w:val="24"/>
          <w:lang w:val="en-US" w:eastAsia="zh-Hans"/>
        </w:rPr>
        <w:t>随着在线调度的流数量的提升</w:t>
      </w:r>
      <w:r>
        <w:rPr>
          <w:rFonts w:hint="default"/>
          <w:szCs w:val="24"/>
          <w:lang w:eastAsia="zh-Hans"/>
        </w:rPr>
        <w:t>，全局重配置算法的运行时间</w:t>
      </w:r>
      <w:r>
        <w:rPr>
          <w:rFonts w:hint="eastAsia"/>
          <w:szCs w:val="24"/>
          <w:lang w:val="en-US" w:eastAsia="zh-Hans"/>
        </w:rPr>
        <w:t>也越来越长</w:t>
      </w:r>
      <w:r>
        <w:rPr>
          <w:rFonts w:hint="default"/>
          <w:szCs w:val="24"/>
          <w:lang w:eastAsia="zh-Hans"/>
        </w:rPr>
        <w:t>，导致后续到来的流可能无法被</w:t>
      </w:r>
      <w:r>
        <w:rPr>
          <w:rFonts w:hint="eastAsia"/>
          <w:szCs w:val="24"/>
          <w:lang w:val="en-US" w:eastAsia="zh-Hans"/>
        </w:rPr>
        <w:t>及时</w:t>
      </w:r>
      <w:r>
        <w:rPr>
          <w:rFonts w:hint="default"/>
          <w:szCs w:val="24"/>
          <w:lang w:eastAsia="zh-Hans"/>
        </w:rPr>
        <w:t>规划，</w:t>
      </w:r>
      <w:r>
        <w:rPr>
          <w:rFonts w:hint="eastAsia"/>
          <w:szCs w:val="24"/>
          <w:lang w:val="en-US" w:eastAsia="zh-Hans"/>
        </w:rPr>
        <w:t>无法满足在线调度中对秒级响应时间的要求</w:t>
      </w:r>
      <w:r>
        <w:rPr>
          <w:rFonts w:hint="default"/>
          <w:szCs w:val="24"/>
          <w:lang w:eastAsia="zh-Hans"/>
        </w:rPr>
        <w:t>。</w:t>
      </w:r>
    </w:p>
    <w:p>
      <w:pPr>
        <w:pStyle w:val="2"/>
        <w:numPr>
          <w:ilvl w:val="0"/>
          <w:numId w:val="1"/>
        </w:numPr>
        <w:spacing w:before="156"/>
        <w:ind w:left="504" w:leftChars="0" w:hanging="504" w:firstLineChars="0"/>
        <w:rPr>
          <w:rFonts w:ascii="Times New Roman"/>
        </w:rPr>
      </w:pPr>
      <w:r>
        <w:rPr>
          <w:rFonts w:ascii="Times New Roman"/>
        </w:rPr>
        <w:t>本发明的目的</w:t>
      </w:r>
    </w:p>
    <w:p>
      <w:pPr>
        <w:numPr>
          <w:ilvl w:val="0"/>
          <w:numId w:val="0"/>
        </w:numPr>
        <w:ind w:leftChars="0" w:firstLine="420" w:firstLineChars="0"/>
        <w:rPr>
          <w:rFonts w:hint="default" w:eastAsiaTheme="minorEastAsia"/>
          <w:lang w:eastAsia="zh-Hans"/>
        </w:rPr>
      </w:pPr>
      <w:r>
        <w:rPr>
          <w:rFonts w:hint="eastAsia"/>
          <w:szCs w:val="24"/>
        </w:rPr>
        <w:t>本发明的目的是</w:t>
      </w:r>
      <w:r>
        <w:rPr>
          <w:rFonts w:hint="eastAsia"/>
          <w:szCs w:val="24"/>
          <w:lang w:val="en-US" w:eastAsia="zh-Hans"/>
        </w:rPr>
        <w:t>在TSN在线业务调度场景中</w:t>
      </w:r>
      <w:r>
        <w:rPr>
          <w:rFonts w:hint="default"/>
          <w:szCs w:val="24"/>
          <w:lang w:eastAsia="zh-Hans"/>
        </w:rPr>
        <w:t>，提出一种批量重配置</w:t>
      </w:r>
      <w:r>
        <w:rPr>
          <w:rFonts w:hint="eastAsia"/>
          <w:szCs w:val="24"/>
          <w:lang w:val="en-US" w:eastAsia="zh-Hans"/>
        </w:rPr>
        <w:t>机制</w:t>
      </w:r>
      <w:r>
        <w:rPr>
          <w:rFonts w:hint="default"/>
          <w:szCs w:val="24"/>
          <w:lang w:eastAsia="zh-Hans"/>
        </w:rPr>
        <w:t>，使得</w:t>
      </w:r>
      <w:r>
        <w:rPr>
          <w:rFonts w:hint="eastAsia"/>
          <w:szCs w:val="24"/>
          <w:lang w:val="en-US" w:eastAsia="zh-Hans"/>
        </w:rPr>
        <w:t>在线</w:t>
      </w:r>
      <w:r>
        <w:rPr>
          <w:rFonts w:hint="default"/>
          <w:szCs w:val="24"/>
          <w:lang w:eastAsia="zh-Hans"/>
        </w:rPr>
        <w:t>调度下，每处理若干条流后，选择一部分已调度的流进行重新规划，提高</w:t>
      </w:r>
      <w:r>
        <w:rPr>
          <w:rFonts w:hint="eastAsia"/>
          <w:szCs w:val="24"/>
          <w:lang w:val="en-US" w:eastAsia="zh-Hans"/>
        </w:rPr>
        <w:t>在线</w:t>
      </w:r>
      <w:r>
        <w:rPr>
          <w:rFonts w:hint="default"/>
          <w:szCs w:val="24"/>
          <w:lang w:eastAsia="zh-Hans"/>
        </w:rPr>
        <w:t>调度下调度成功的流数量</w:t>
      </w:r>
      <w:r>
        <w:rPr>
          <w:rFonts w:hint="eastAsia"/>
          <w:szCs w:val="24"/>
          <w:lang w:val="en-US" w:eastAsia="zh-Hans"/>
        </w:rPr>
        <w:t>及网络的吞吐率</w:t>
      </w:r>
      <w:r>
        <w:rPr>
          <w:rFonts w:hint="default"/>
          <w:szCs w:val="24"/>
          <w:lang w:eastAsia="zh-Hans"/>
        </w:rPr>
        <w:t>，平衡网络的</w:t>
      </w:r>
      <w:r>
        <w:rPr>
          <w:rFonts w:hint="eastAsia"/>
          <w:szCs w:val="24"/>
          <w:lang w:val="en-US" w:eastAsia="zh-Hans"/>
        </w:rPr>
        <w:t>资源利用率</w:t>
      </w:r>
      <w:r>
        <w:rPr>
          <w:rFonts w:hint="default"/>
          <w:szCs w:val="24"/>
          <w:lang w:eastAsia="zh-Hans"/>
        </w:rPr>
        <w:t>，减少重配置</w:t>
      </w:r>
      <w:r>
        <w:rPr>
          <w:rFonts w:hint="eastAsia"/>
          <w:szCs w:val="24"/>
          <w:lang w:val="en-US" w:eastAsia="zh-Hans"/>
        </w:rPr>
        <w:t>算法的运行</w:t>
      </w:r>
      <w:r>
        <w:rPr>
          <w:rFonts w:hint="default"/>
          <w:szCs w:val="24"/>
          <w:lang w:eastAsia="zh-Hans"/>
        </w:rPr>
        <w:t>时间，</w:t>
      </w:r>
      <w:r>
        <w:rPr>
          <w:rFonts w:hint="eastAsia"/>
          <w:szCs w:val="24"/>
          <w:lang w:val="en-US" w:eastAsia="zh-Hans"/>
        </w:rPr>
        <w:t>使其可以满足在线调度中对秒级调度时间的要求</w:t>
      </w:r>
      <w:r>
        <w:rPr>
          <w:rFonts w:hint="default"/>
          <w:szCs w:val="24"/>
          <w:lang w:eastAsia="zh-Hans"/>
        </w:rPr>
        <w:t>。</w:t>
      </w:r>
    </w:p>
    <w:p>
      <w:pPr>
        <w:pStyle w:val="2"/>
        <w:spacing w:before="156"/>
        <w:rPr>
          <w:rFonts w:ascii="Times New Roman"/>
        </w:rPr>
      </w:pPr>
      <w:r>
        <w:rPr>
          <w:rFonts w:ascii="Times New Roman"/>
        </w:rPr>
        <w:t>六、本发明的方案</w:t>
      </w:r>
    </w:p>
    <w:p>
      <w:pPr>
        <w:numPr>
          <w:ilvl w:val="-1"/>
          <w:numId w:val="0"/>
        </w:numPr>
        <w:ind w:firstLine="420"/>
        <w:rPr>
          <w:rFonts w:hint="default"/>
          <w:lang w:val="en-US" w:eastAsia="zh-CN"/>
        </w:rPr>
      </w:pPr>
      <w:r>
        <w:rPr>
          <w:rFonts w:hint="default"/>
          <w:lang w:eastAsia="zh-Hans"/>
        </w:rPr>
        <w:t>（</w:t>
      </w:r>
      <w:r>
        <w:rPr>
          <w:rFonts w:hint="eastAsia"/>
          <w:lang w:val="en-US" w:eastAsia="zh-Hans"/>
        </w:rPr>
        <w:t>一</w:t>
      </w:r>
      <w:r>
        <w:rPr>
          <w:rFonts w:hint="default"/>
          <w:lang w:eastAsia="zh-Hans"/>
        </w:rPr>
        <w:t>）</w:t>
      </w:r>
      <w:r>
        <w:rPr>
          <w:rFonts w:hint="eastAsia"/>
          <w:lang w:val="en-US" w:eastAsia="zh-Hans"/>
        </w:rPr>
        <w:t>在线调度</w:t>
      </w:r>
      <w:r>
        <w:rPr>
          <w:rFonts w:hint="eastAsia"/>
          <w:lang w:val="en-US" w:eastAsia="zh-CN"/>
        </w:rPr>
        <w:t>机制</w:t>
      </w:r>
    </w:p>
    <w:p>
      <w:pPr>
        <w:widowControl w:val="0"/>
        <w:numPr>
          <w:ilvl w:val="0"/>
          <w:numId w:val="0"/>
        </w:numPr>
        <w:spacing w:line="360" w:lineRule="auto"/>
        <w:ind w:firstLine="420" w:firstLineChars="0"/>
        <w:jc w:val="both"/>
        <w:rPr>
          <w:rFonts w:hint="default"/>
          <w:lang w:eastAsia="zh-CN"/>
        </w:rPr>
      </w:pPr>
      <w:r>
        <w:rPr>
          <w:rFonts w:hint="eastAsia"/>
          <w:lang w:val="en-US" w:eastAsia="zh-Hans"/>
        </w:rPr>
        <w:t>论文</w:t>
      </w:r>
      <w:r>
        <w:rPr>
          <w:rFonts w:hint="default"/>
          <w:lang w:eastAsia="zh-Hans"/>
        </w:rPr>
        <w:t>1</w:t>
      </w:r>
      <w:r>
        <w:rPr>
          <w:rFonts w:hint="eastAsia"/>
          <w:lang w:val="en-US" w:eastAsia="zh-Hans"/>
        </w:rPr>
        <w:t>提出了一种在线调度机制</w:t>
      </w:r>
      <w:r>
        <w:rPr>
          <w:rFonts w:hint="default"/>
          <w:lang w:eastAsia="zh-Hans"/>
        </w:rPr>
        <w:t>。</w:t>
      </w:r>
      <w:r>
        <w:rPr>
          <w:rFonts w:hint="eastAsia"/>
          <w:lang w:val="en-US" w:eastAsia="zh-Hans"/>
        </w:rPr>
        <w:t>当新的流到来时</w:t>
      </w:r>
      <w:r>
        <w:rPr>
          <w:rFonts w:hint="default"/>
          <w:lang w:eastAsia="zh-Hans"/>
        </w:rPr>
        <w:t>，</w:t>
      </w:r>
      <w:r>
        <w:rPr>
          <w:rFonts w:hint="eastAsia"/>
          <w:lang w:val="en-US" w:eastAsia="zh-Hans"/>
        </w:rPr>
        <w:t>通过预路由机制计算出路径集合R</w:t>
      </w:r>
      <w:r>
        <w:rPr>
          <w:rFonts w:hint="default"/>
          <w:lang w:eastAsia="zh-Hans"/>
        </w:rPr>
        <w:t>。</w:t>
      </w:r>
      <w:r>
        <w:rPr>
          <w:rFonts w:hint="eastAsia"/>
          <w:lang w:val="en-US" w:eastAsia="zh-Hans"/>
        </w:rPr>
        <w:t>增量路由和调度算法接收路径集合R</w:t>
      </w:r>
      <w:r>
        <w:rPr>
          <w:rFonts w:hint="default"/>
          <w:lang w:eastAsia="zh-Hans"/>
        </w:rPr>
        <w:t>，</w:t>
      </w:r>
      <w:r>
        <w:rPr>
          <w:rFonts w:hint="eastAsia"/>
          <w:lang w:val="en-US" w:eastAsia="zh-Hans"/>
        </w:rPr>
        <w:t>对</w:t>
      </w:r>
      <w:r>
        <w:rPr>
          <w:rFonts w:hint="default"/>
          <w:lang w:eastAsia="zh-Hans"/>
        </w:rPr>
        <w:t>R</w:t>
      </w:r>
      <w:r>
        <w:rPr>
          <w:rFonts w:hint="eastAsia"/>
          <w:lang w:val="en-US" w:eastAsia="zh-Hans"/>
        </w:rPr>
        <w:t>中的每条路径</w:t>
      </w:r>
      <w:r>
        <w:rPr>
          <w:rFonts w:hint="default"/>
          <w:lang w:eastAsia="zh-Hans"/>
        </w:rPr>
        <w:t>，</w:t>
      </w:r>
      <w:r>
        <w:rPr>
          <w:rFonts w:hint="eastAsia"/>
          <w:lang w:val="en-US" w:eastAsia="zh-Hans"/>
        </w:rPr>
        <w:t>输入Cplex求解器尝试求解出该流的发送时间</w:t>
      </w:r>
      <w:r>
        <w:rPr>
          <w:rFonts w:hint="default"/>
          <w:lang w:eastAsia="zh-Hans"/>
        </w:rPr>
        <w:t>，</w:t>
      </w:r>
      <w:r>
        <w:rPr>
          <w:rFonts w:hint="eastAsia"/>
          <w:lang w:val="en-US" w:eastAsia="zh-Hans"/>
        </w:rPr>
        <w:t>并要保证与当前网络中其他流的发送时间不冲突</w:t>
      </w:r>
      <w:r>
        <w:rPr>
          <w:rFonts w:hint="default"/>
          <w:lang w:eastAsia="zh-Hans"/>
        </w:rPr>
        <w:t>。</w:t>
      </w:r>
      <w:r>
        <w:rPr>
          <w:rFonts w:hint="eastAsia"/>
          <w:lang w:val="en-US" w:eastAsia="zh-Hans"/>
        </w:rPr>
        <w:t>如果计算成功</w:t>
      </w:r>
      <w:r>
        <w:rPr>
          <w:rFonts w:hint="default"/>
          <w:lang w:eastAsia="zh-Hans"/>
        </w:rPr>
        <w:t>，</w:t>
      </w:r>
      <w:r>
        <w:rPr>
          <w:rFonts w:hint="eastAsia"/>
          <w:lang w:val="en-US" w:eastAsia="zh-Hans"/>
        </w:rPr>
        <w:t>那么该流调度成功</w:t>
      </w:r>
      <w:r>
        <w:rPr>
          <w:rFonts w:hint="default"/>
          <w:lang w:eastAsia="zh-Hans"/>
        </w:rPr>
        <w:t>，</w:t>
      </w:r>
      <w:r>
        <w:rPr>
          <w:rFonts w:hint="eastAsia"/>
          <w:lang w:val="en-US" w:eastAsia="zh-Hans"/>
        </w:rPr>
        <w:t>否则计算下一条路径</w:t>
      </w:r>
      <w:r>
        <w:rPr>
          <w:rFonts w:hint="default"/>
          <w:lang w:eastAsia="zh-Hans"/>
        </w:rPr>
        <w:t>。</w:t>
      </w:r>
      <w:r>
        <w:rPr>
          <w:rFonts w:hint="eastAsia"/>
          <w:lang w:val="en-US" w:eastAsia="zh-Hans"/>
        </w:rPr>
        <w:t>如果R中的路径全部计算失败</w:t>
      </w:r>
      <w:r>
        <w:rPr>
          <w:rFonts w:hint="default"/>
          <w:lang w:eastAsia="zh-Hans"/>
        </w:rPr>
        <w:t>，</w:t>
      </w:r>
      <w:r>
        <w:rPr>
          <w:rFonts w:hint="eastAsia"/>
          <w:lang w:val="en-US" w:eastAsia="zh-Hans"/>
        </w:rPr>
        <w:t>则该流调度失败</w:t>
      </w:r>
      <w:r>
        <w:rPr>
          <w:rFonts w:hint="default"/>
          <w:lang w:eastAsia="zh-Hans"/>
        </w:rPr>
        <w:t>。</w:t>
      </w:r>
      <w:r>
        <w:rPr>
          <w:rFonts w:hint="eastAsia"/>
          <w:lang w:val="en-US" w:eastAsia="zh-Hans"/>
        </w:rPr>
        <w:t>具体步骤如下</w:t>
      </w:r>
      <w:r>
        <w:rPr>
          <w:rFonts w:hint="default"/>
          <w:lang w:eastAsia="zh-Hans"/>
        </w:rPr>
        <w:t>，</w:t>
      </w:r>
      <w:r>
        <w:rPr>
          <w:rFonts w:hint="eastAsia"/>
          <w:lang w:val="en-US" w:eastAsia="zh-Hans"/>
        </w:rPr>
        <w:t>后文所述</w:t>
      </w:r>
      <w:r>
        <w:rPr>
          <w:rFonts w:hint="eastAsia"/>
          <w:lang w:val="en-US" w:eastAsia="zh-CN"/>
        </w:rPr>
        <w:t>各个符号含义如表1所示</w:t>
      </w:r>
      <w:r>
        <w:rPr>
          <w:rFonts w:hint="default"/>
          <w:lang w:eastAsia="zh-CN"/>
        </w:rPr>
        <w:t>。</w:t>
      </w:r>
    </w:p>
    <w:p>
      <w:pPr>
        <w:jc w:val="center"/>
        <w:rPr>
          <w:rFonts w:eastAsia="楷体"/>
          <w:szCs w:val="24"/>
        </w:rPr>
      </w:pPr>
      <w:r>
        <w:rPr>
          <w:rFonts w:hint="eastAsia" w:eastAsia="楷体"/>
          <w:szCs w:val="24"/>
        </w:rPr>
        <w:t>表</w:t>
      </w:r>
      <w:r>
        <w:rPr>
          <w:rFonts w:eastAsia="楷体"/>
          <w:szCs w:val="24"/>
        </w:rPr>
        <w:t xml:space="preserve">1 </w:t>
      </w:r>
      <w:r>
        <w:rPr>
          <w:rFonts w:hint="eastAsia" w:eastAsia="楷体"/>
          <w:szCs w:val="24"/>
          <w:lang w:val="en-US" w:eastAsia="zh-CN"/>
        </w:rPr>
        <w:t>相关符号</w:t>
      </w:r>
      <w:r>
        <w:rPr>
          <w:rFonts w:hint="eastAsia" w:eastAsia="楷体"/>
          <w:szCs w:val="24"/>
        </w:rPr>
        <w:t>说明</w:t>
      </w:r>
    </w:p>
    <w:tbl>
      <w:tblPr>
        <w:tblStyle w:val="9"/>
        <w:tblW w:w="0" w:type="auto"/>
        <w:tblInd w:w="0" w:type="dxa"/>
        <w:tblLayout w:type="autofit"/>
        <w:tblCellMar>
          <w:top w:w="0" w:type="dxa"/>
          <w:left w:w="108" w:type="dxa"/>
          <w:bottom w:w="0" w:type="dxa"/>
          <w:right w:w="108" w:type="dxa"/>
        </w:tblCellMar>
      </w:tblPr>
      <w:tblGrid>
        <w:gridCol w:w="3119"/>
        <w:gridCol w:w="5177"/>
      </w:tblGrid>
      <w:tr>
        <w:tc>
          <w:tcPr>
            <w:tcW w:w="3119" w:type="dxa"/>
            <w:tcBorders>
              <w:top w:val="single" w:color="auto" w:sz="4" w:space="0"/>
              <w:bottom w:val="single" w:color="7E7E7E" w:themeColor="text1" w:themeTint="80" w:sz="4" w:space="0"/>
              <w:insideH w:val="single" w:sz="4" w:space="0"/>
            </w:tcBorders>
          </w:tcPr>
          <w:p>
            <w:pPr>
              <w:keepNext w:val="0"/>
              <w:keepLines w:val="0"/>
              <w:pageBreakBefore w:val="0"/>
              <w:widowControl w:val="0"/>
              <w:kinsoku/>
              <w:wordWrap/>
              <w:overflowPunct/>
              <w:topLinePunct w:val="0"/>
              <w:autoSpaceDE/>
              <w:autoSpaceDN/>
              <w:bidi w:val="0"/>
              <w:adjustRightInd/>
              <w:snapToGrid/>
              <w:jc w:val="center"/>
              <w:textAlignment w:val="auto"/>
              <w:rPr>
                <w:b/>
                <w:bCs/>
                <w:caps w:val="0"/>
              </w:rPr>
            </w:pPr>
            <w:r>
              <w:rPr>
                <w:rFonts w:hint="eastAsia"/>
                <w:b/>
                <w:bCs/>
                <w:caps w:val="0"/>
              </w:rPr>
              <w:t>符号</w:t>
            </w:r>
          </w:p>
        </w:tc>
        <w:tc>
          <w:tcPr>
            <w:tcW w:w="5177" w:type="dxa"/>
            <w:tcBorders>
              <w:top w:val="single" w:color="auto" w:sz="4" w:space="0"/>
              <w:bottom w:val="single" w:color="7E7E7E" w:themeColor="text1" w:themeTint="80" w:sz="4" w:space="0"/>
              <w:insideH w:val="single" w:sz="4" w:space="0"/>
            </w:tcBorders>
          </w:tcPr>
          <w:p>
            <w:pPr>
              <w:keepNext w:val="0"/>
              <w:keepLines w:val="0"/>
              <w:pageBreakBefore w:val="0"/>
              <w:widowControl w:val="0"/>
              <w:kinsoku/>
              <w:wordWrap/>
              <w:overflowPunct/>
              <w:topLinePunct w:val="0"/>
              <w:autoSpaceDE/>
              <w:autoSpaceDN/>
              <w:bidi w:val="0"/>
              <w:adjustRightInd/>
              <w:snapToGrid/>
              <w:jc w:val="center"/>
              <w:textAlignment w:val="auto"/>
              <w:rPr>
                <w:b/>
                <w:bCs/>
                <w:caps w:val="0"/>
              </w:rPr>
            </w:pPr>
            <w:r>
              <w:rPr>
                <w:rFonts w:hint="eastAsia"/>
                <w:b/>
                <w:bCs/>
                <w:caps w:val="0"/>
              </w:rPr>
              <w:t>符号说明</w:t>
            </w:r>
          </w:p>
        </w:tc>
      </w:tr>
      <w:tr>
        <w:tc>
          <w:tcPr>
            <w:tcW w:w="3119" w:type="dxa"/>
            <w:shd w:val="clear" w:color="auto" w:fill="F1F1F1"/>
          </w:tcPr>
          <w:p>
            <w:pPr>
              <w:keepNext w:val="0"/>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eastAsia="zh-Hans"/>
              </w:rPr>
            </w:pPr>
            <w:r>
              <w:rPr>
                <w:rFonts w:hint="default"/>
                <w:lang w:eastAsia="zh-Hans"/>
              </w:rPr>
              <w:t>p</w:t>
            </w:r>
          </w:p>
        </w:tc>
        <w:tc>
          <w:tcPr>
            <w:tcW w:w="5177" w:type="dxa"/>
            <w:shd w:val="clear" w:color="auto" w:fill="F1F1F1"/>
          </w:tcPr>
          <w:p>
            <w:pPr>
              <w:keepNext w:val="0"/>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eastAsia="zh-Hans"/>
              </w:rPr>
            </w:pPr>
            <w:r>
              <w:rPr>
                <w:rFonts w:hint="eastAsia"/>
                <w:i w:val="0"/>
                <w:iCs w:val="0"/>
                <w:lang w:val="en-US" w:eastAsia="zh-Hans"/>
              </w:rPr>
              <w:t>流路径p</w:t>
            </w:r>
            <w:r>
              <w:rPr>
                <w:rFonts w:hint="default"/>
                <w:i w:val="0"/>
                <w:iCs w:val="0"/>
                <w:lang w:eastAsia="zh-Hans"/>
              </w:rPr>
              <w:t>，p={</w:t>
            </w:r>
            <m:oMath>
              <m:sSub>
                <m:sSubPr>
                  <m:ctrlPr>
                    <w:rPr>
                      <w:rFonts w:ascii="DejaVu Math TeX Gyre" w:hAnsi="DejaVu Math TeX Gyre"/>
                      <w:i w:val="0"/>
                      <w:iCs w:val="0"/>
                    </w:rPr>
                  </m:ctrlPr>
                </m:sSubPr>
                <m:e>
                  <m:r>
                    <m:rPr>
                      <m:sty m:val="p"/>
                    </m:rPr>
                    <w:rPr>
                      <w:rFonts w:hint="default" w:ascii="DejaVu Math TeX Gyre" w:hAnsi="DejaVu Math TeX Gyre"/>
                    </w:rPr>
                    <m:t>e</m:t>
                  </m:r>
                  <m:ctrlPr>
                    <w:rPr>
                      <w:rFonts w:ascii="DejaVu Math TeX Gyre" w:hAnsi="DejaVu Math TeX Gyre"/>
                      <w:i w:val="0"/>
                      <w:iCs w:val="0"/>
                    </w:rPr>
                  </m:ctrlPr>
                </m:e>
                <m:sub>
                  <m:r>
                    <m:rPr>
                      <m:sty m:val="p"/>
                    </m:rPr>
                    <w:rPr>
                      <w:rFonts w:hint="default" w:ascii="DejaVu Math TeX Gyre" w:hAnsi="DejaVu Math TeX Gyre"/>
                      <w:lang w:val="en-US" w:eastAsia="zh-Hans"/>
                    </w:rPr>
                    <m:t>n</m:t>
                  </m:r>
                  <m:ctrlPr>
                    <w:rPr>
                      <w:rFonts w:ascii="DejaVu Math TeX Gyre" w:hAnsi="DejaVu Math TeX Gyre"/>
                      <w:i w:val="0"/>
                      <w:iCs w:val="0"/>
                    </w:rPr>
                  </m:ctrlPr>
                </m:sub>
              </m:sSub>
              <m:r>
                <m:rPr>
                  <m:sty m:val="p"/>
                </m:rPr>
                <w:rPr>
                  <w:rFonts w:hint="default" w:ascii="DejaVu Math TeX Gyre" w:hAnsi="DejaVu Math TeX Gyre"/>
                </w:rPr>
                <m:t>,</m:t>
              </m:r>
              <m:sSub>
                <m:sSubPr>
                  <m:ctrlPr>
                    <w:rPr>
                      <w:rFonts w:ascii="DejaVu Math TeX Gyre" w:hAnsi="DejaVu Math TeX Gyre"/>
                      <w:i w:val="0"/>
                      <w:iCs w:val="0"/>
                    </w:rPr>
                  </m:ctrlPr>
                </m:sSubPr>
                <m:e>
                  <m:r>
                    <m:rPr>
                      <m:sty m:val="p"/>
                    </m:rPr>
                    <w:rPr>
                      <w:rFonts w:hint="default" w:ascii="DejaVu Math TeX Gyre" w:hAnsi="DejaVu Math TeX Gyre"/>
                    </w:rPr>
                    <m:t>e</m:t>
                  </m:r>
                  <m:ctrlPr>
                    <w:rPr>
                      <w:rFonts w:ascii="DejaVu Math TeX Gyre" w:hAnsi="DejaVu Math TeX Gyre"/>
                      <w:i w:val="0"/>
                      <w:iCs w:val="0"/>
                    </w:rPr>
                  </m:ctrlPr>
                </m:e>
                <m:sub>
                  <m:r>
                    <m:rPr>
                      <m:sty m:val="p"/>
                    </m:rPr>
                    <w:rPr>
                      <w:rFonts w:hint="default" w:ascii="DejaVu Math TeX Gyre" w:hAnsi="DejaVu Math TeX Gyre"/>
                    </w:rPr>
                    <m:t>2</m:t>
                  </m:r>
                  <m:ctrlPr>
                    <w:rPr>
                      <w:rFonts w:ascii="DejaVu Math TeX Gyre" w:hAnsi="DejaVu Math TeX Gyre"/>
                      <w:i w:val="0"/>
                      <w:iCs w:val="0"/>
                    </w:rPr>
                  </m:ctrlPr>
                </m:sub>
              </m:sSub>
              <m:r>
                <m:rPr>
                  <m:sty m:val="p"/>
                </m:rPr>
                <w:rPr>
                  <w:rFonts w:hint="default" w:ascii="DejaVu Math TeX Gyre" w:hAnsi="DejaVu Math TeX Gyre"/>
                </w:rPr>
                <m:t>,...,</m:t>
              </m:r>
              <m:sSub>
                <m:sSubPr>
                  <m:ctrlPr>
                    <w:rPr>
                      <w:rFonts w:hint="default" w:ascii="DejaVu Math TeX Gyre" w:hAnsi="DejaVu Math TeX Gyre"/>
                      <w:i w:val="0"/>
                      <w:iCs w:val="0"/>
                    </w:rPr>
                  </m:ctrlPr>
                </m:sSubPr>
                <m:e>
                  <m:r>
                    <m:rPr>
                      <m:sty m:val="p"/>
                    </m:rPr>
                    <w:rPr>
                      <w:rFonts w:hint="default" w:ascii="DejaVu Math TeX Gyre" w:hAnsi="DejaVu Math TeX Gyre"/>
                    </w:rPr>
                    <m:t>e</m:t>
                  </m:r>
                  <m:ctrlPr>
                    <w:rPr>
                      <w:rFonts w:hint="default" w:ascii="DejaVu Math TeX Gyre" w:hAnsi="DejaVu Math TeX Gyre"/>
                      <w:i w:val="0"/>
                      <w:iCs w:val="0"/>
                    </w:rPr>
                  </m:ctrlPr>
                </m:e>
                <m:sub>
                  <m:r>
                    <m:rPr>
                      <m:sty m:val="p"/>
                    </m:rPr>
                    <w:rPr>
                      <w:rFonts w:hint="default" w:ascii="DejaVu Math TeX Gyre" w:hAnsi="DejaVu Math TeX Gyre"/>
                    </w:rPr>
                    <m:t>n</m:t>
                  </m:r>
                  <m:ctrlPr>
                    <w:rPr>
                      <w:rFonts w:hint="default" w:ascii="DejaVu Math TeX Gyre" w:hAnsi="DejaVu Math TeX Gyre"/>
                      <w:i w:val="0"/>
                      <w:iCs w:val="0"/>
                    </w:rPr>
                  </m:ctrlPr>
                </m:sub>
              </m:sSub>
            </m:oMath>
            <w:r>
              <w:rPr>
                <w:rFonts w:hint="default"/>
                <w:i w:val="0"/>
                <w:iCs w:val="0"/>
                <w:lang w:eastAsia="zh-Hans"/>
              </w:rPr>
              <w:t>}</w:t>
            </w:r>
          </w:p>
        </w:tc>
      </w:tr>
      <w:tr>
        <w:tc>
          <w:tcPr>
            <w:tcW w:w="3119"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cstheme="minorBidi"/>
                <w:kern w:val="2"/>
                <w:sz w:val="24"/>
                <w:szCs w:val="22"/>
                <w:lang w:eastAsia="zh-CN" w:bidi="ar-SA"/>
                <w:oMath/>
              </w:rPr>
            </w:pPr>
            <w:r>
              <w:rPr>
                <w:rFonts w:hint="default" w:ascii="Times New Roman" w:hAnsi="Cambria Math" w:cstheme="minorBidi"/>
                <w:i w:val="0"/>
                <w:kern w:val="2"/>
                <w:sz w:val="24"/>
                <w:szCs w:val="22"/>
                <w:lang w:eastAsia="zh-CN" w:bidi="ar-SA"/>
              </w:rPr>
              <w:t>e</w:t>
            </w:r>
          </w:p>
        </w:tc>
        <w:tc>
          <w:tcPr>
            <w:tcW w:w="5177"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Hans"/>
              </w:rPr>
            </w:pPr>
            <w:r>
              <w:rPr>
                <w:rFonts w:hint="eastAsia"/>
                <w:lang w:val="en-US" w:eastAsia="zh-Hans"/>
              </w:rPr>
              <w:t>网络中的边</w:t>
            </w:r>
          </w:p>
        </w:tc>
      </w:tr>
      <w:tr>
        <w:tc>
          <w:tcPr>
            <w:tcW w:w="3119" w:type="dxa"/>
            <w:shd w:val="clear" w:color="auto" w:fill="F1F1F1"/>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DejaVu Math TeX Gyre" w:hAnsi="DejaVu Math TeX Gyre" w:cstheme="minorBidi"/>
                <w:i w:val="0"/>
                <w:iCs w:val="0"/>
                <w:kern w:val="2"/>
                <w:sz w:val="24"/>
                <w:szCs w:val="22"/>
                <w:lang w:val="en-US" w:eastAsia="zh-CN" w:bidi="ar-SA"/>
                <w:oMath/>
              </w:rPr>
            </w:pPr>
            <m:oMathPara>
              <m:oMath>
                <m:sSub>
                  <m:sSubPr>
                    <m:ctrlPr>
                      <w:rPr>
                        <w:rFonts w:hint="default" w:ascii="DejaVu Math TeX Gyre" w:hAnsi="DejaVu Math TeX Gyre" w:cstheme="minorBidi"/>
                        <w:i w:val="0"/>
                        <w:iCs w:val="0"/>
                        <w:kern w:val="2"/>
                        <w:sz w:val="24"/>
                        <w:szCs w:val="22"/>
                        <w:lang w:val="en-US" w:eastAsia="zh-CN" w:bidi="ar-SA"/>
                      </w:rPr>
                    </m:ctrlPr>
                  </m:sSubPr>
                  <m:e>
                    <m:r>
                      <m:rPr>
                        <m:sty m:val="p"/>
                      </m:rPr>
                      <w:rPr>
                        <w:rFonts w:hint="default" w:ascii="DejaVu Math TeX Gyre" w:hAnsi="DejaVu Math TeX Gyre" w:cstheme="minorBidi"/>
                        <w:kern w:val="2"/>
                        <w:sz w:val="24"/>
                        <w:szCs w:val="22"/>
                        <w:lang w:val="en-US" w:eastAsia="zh-Hans" w:bidi="ar-SA"/>
                      </w:rPr>
                      <m:t>f</m:t>
                    </m:r>
                    <m:ctrlPr>
                      <w:rPr>
                        <w:rFonts w:hint="default" w:ascii="DejaVu Math TeX Gyre" w:hAnsi="DejaVu Math TeX Gyre" w:cstheme="minorBidi"/>
                        <w:i w:val="0"/>
                        <w:iCs w:val="0"/>
                        <w:kern w:val="2"/>
                        <w:sz w:val="24"/>
                        <w:szCs w:val="22"/>
                        <w:lang w:val="en-US" w:eastAsia="zh-CN" w:bidi="ar-SA"/>
                      </w:rPr>
                    </m:ctrlPr>
                  </m:e>
                  <m:sub>
                    <m:r>
                      <m:rPr>
                        <m:sty m:val="p"/>
                      </m:rPr>
                      <w:rPr>
                        <w:rFonts w:hint="default" w:ascii="DejaVu Math TeX Gyre" w:hAnsi="DejaVu Math TeX Gyre" w:cstheme="minorBidi"/>
                        <w:kern w:val="2"/>
                        <w:sz w:val="24"/>
                        <w:szCs w:val="22"/>
                        <w:lang w:eastAsia="zh-CN" w:bidi="ar-SA"/>
                      </w:rPr>
                      <m:t>n</m:t>
                    </m:r>
                    <m:ctrlPr>
                      <w:rPr>
                        <w:rFonts w:hint="default" w:ascii="DejaVu Math TeX Gyre" w:hAnsi="DejaVu Math TeX Gyre" w:cstheme="minorBidi"/>
                        <w:i w:val="0"/>
                        <w:iCs w:val="0"/>
                        <w:kern w:val="2"/>
                        <w:sz w:val="24"/>
                        <w:szCs w:val="22"/>
                        <w:lang w:val="en-US" w:eastAsia="zh-CN" w:bidi="ar-SA"/>
                      </w:rPr>
                    </m:ctrlPr>
                  </m:sub>
                </m:sSub>
              </m:oMath>
            </m:oMathPara>
          </w:p>
        </w:tc>
        <w:tc>
          <w:tcPr>
            <w:tcW w:w="5177" w:type="dxa"/>
            <w:shd w:val="clear" w:color="auto" w:fill="F1F1F1"/>
          </w:tcPr>
          <w:p>
            <w:pPr>
              <w:keepNext w:val="0"/>
              <w:keepLines w:val="0"/>
              <w:pageBreakBefore w:val="0"/>
              <w:widowControl w:val="0"/>
              <w:kinsoku/>
              <w:wordWrap/>
              <w:overflowPunct/>
              <w:topLinePunct w:val="0"/>
              <w:autoSpaceDE/>
              <w:autoSpaceDN/>
              <w:bidi w:val="0"/>
              <w:adjustRightInd/>
              <w:snapToGrid/>
              <w:jc w:val="center"/>
              <w:textAlignment w:val="auto"/>
              <w:rPr>
                <w:rFonts w:hint="default" w:cs="Times New Roman" w:eastAsiaTheme="minorEastAsia"/>
                <w:i w:val="0"/>
                <w:iCs w:val="0"/>
                <w:lang w:val="en-US" w:eastAsia="zh-Hans"/>
              </w:rPr>
            </w:pPr>
            <m:oMath>
              <m:sSub>
                <m:sSubPr>
                  <m:ctrlPr>
                    <w:rPr>
                      <w:rFonts w:hint="default" w:ascii="DejaVu Math TeX Gyre" w:hAnsi="DejaVu Math TeX Gyre" w:cstheme="minorBidi"/>
                      <w:i w:val="0"/>
                      <w:iCs w:val="0"/>
                      <w:kern w:val="2"/>
                      <w:sz w:val="24"/>
                      <w:szCs w:val="22"/>
                      <w:lang w:val="en-US" w:eastAsia="zh-CN" w:bidi="ar-SA"/>
                    </w:rPr>
                  </m:ctrlPr>
                </m:sSubPr>
                <m:e>
                  <m:r>
                    <m:rPr>
                      <m:sty m:val="p"/>
                    </m:rPr>
                    <w:rPr>
                      <w:rFonts w:hint="default" w:ascii="DejaVu Math TeX Gyre" w:hAnsi="DejaVu Math TeX Gyre" w:cstheme="minorBidi"/>
                      <w:kern w:val="2"/>
                      <w:sz w:val="24"/>
                      <w:szCs w:val="22"/>
                      <w:lang w:val="en-US" w:eastAsia="zh-Hans" w:bidi="ar-SA"/>
                    </w:rPr>
                    <m:t>f</m:t>
                  </m:r>
                  <m:ctrlPr>
                    <w:rPr>
                      <w:rFonts w:hint="default" w:ascii="DejaVu Math TeX Gyre" w:hAnsi="DejaVu Math TeX Gyre" w:cstheme="minorBidi"/>
                      <w:i w:val="0"/>
                      <w:iCs w:val="0"/>
                      <w:kern w:val="2"/>
                      <w:sz w:val="24"/>
                      <w:szCs w:val="22"/>
                      <w:lang w:val="en-US" w:eastAsia="zh-CN" w:bidi="ar-SA"/>
                    </w:rPr>
                  </m:ctrlPr>
                </m:e>
                <m:sub>
                  <m:r>
                    <m:rPr>
                      <m:sty m:val="p"/>
                    </m:rPr>
                    <w:rPr>
                      <w:rFonts w:hint="default" w:ascii="DejaVu Math TeX Gyre" w:hAnsi="DejaVu Math TeX Gyre" w:cstheme="minorBidi"/>
                      <w:kern w:val="2"/>
                      <w:sz w:val="24"/>
                      <w:szCs w:val="22"/>
                      <w:lang w:eastAsia="zh-CN" w:bidi="ar-SA"/>
                    </w:rPr>
                    <m:t>n</m:t>
                  </m:r>
                  <m:ctrlPr>
                    <w:rPr>
                      <w:rFonts w:hint="default" w:ascii="DejaVu Math TeX Gyre" w:hAnsi="DejaVu Math TeX Gyre" w:cstheme="minorBidi"/>
                      <w:i w:val="0"/>
                      <w:iCs w:val="0"/>
                      <w:kern w:val="2"/>
                      <w:sz w:val="24"/>
                      <w:szCs w:val="22"/>
                      <w:lang w:val="en-US" w:eastAsia="zh-CN" w:bidi="ar-SA"/>
                    </w:rPr>
                  </m:ctrlPr>
                </m:sub>
              </m:sSub>
              <m:r>
                <m:rPr>
                  <m:sty m:val="p"/>
                </m:rPr>
                <w:rPr>
                  <w:rFonts w:hint="default" w:ascii="DejaVu Math TeX Gyre" w:hAnsi="DejaVu Math TeX Gyre" w:cstheme="minorBidi"/>
                  <w:kern w:val="2"/>
                  <w:sz w:val="24"/>
                  <w:szCs w:val="22"/>
                  <w:lang w:eastAsia="zh-CN" w:bidi="ar-SA"/>
                </w:rPr>
                <m:t>=(</m:t>
              </m:r>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r>
                <m:rPr>
                  <m:sty m:val="p"/>
                </m:rPr>
                <w:rPr>
                  <w:rFonts w:hint="default" w:eastAsia="宋体" w:cs="Times New Roman"/>
                  <w:lang w:eastAsia="zh-CN"/>
                </w:rPr>
                <m:t>.s</m:t>
              </m:r>
              <m:r>
                <m:rPr>
                  <m:sty m:val="p"/>
                </m:rPr>
                <w:rPr>
                  <w:rFonts w:hint="default" w:ascii="DejaVu Math TeX Gyre" w:hAnsi="DejaVu Math TeX Gyre" w:eastAsia="宋体" w:cs="Times New Roman"/>
                  <w:lang w:eastAsia="zh-CN"/>
                </w:rPr>
                <m:t>,</m:t>
              </m:r>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r>
                <m:rPr>
                  <m:sty m:val="p"/>
                </m:rPr>
                <w:rPr>
                  <w:rFonts w:hint="default" w:eastAsia="宋体" w:cs="Times New Roman"/>
                  <w:lang w:eastAsia="zh-CN"/>
                </w:rPr>
                <m:t>.d</m:t>
              </m:r>
              <m:r>
                <m:rPr>
                  <m:sty m:val="p"/>
                </m:rPr>
                <w:rPr>
                  <w:rFonts w:hint="default" w:ascii="DejaVu Math TeX Gyre" w:hAnsi="DejaVu Math TeX Gyre" w:eastAsia="宋体" w:cs="Times New Roman"/>
                  <w:lang w:eastAsia="zh-CN"/>
                </w:rPr>
                <m:t>,</m:t>
              </m:r>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r>
                <m:rPr>
                  <m:sty m:val="p"/>
                </m:rPr>
                <w:rPr>
                  <w:rFonts w:hint="default" w:eastAsia="宋体" w:cs="Times New Roman"/>
                  <w:lang w:eastAsia="zh-CN"/>
                </w:rPr>
                <m:t>.p</m:t>
              </m:r>
              <m:r>
                <m:rPr>
                  <m:sty m:val="p"/>
                </m:rPr>
                <w:rPr>
                  <w:rFonts w:hint="default" w:ascii="DejaVu Math TeX Gyre" w:hAnsi="DejaVu Math TeX Gyre" w:eastAsia="宋体" w:cs="Times New Roman"/>
                  <w:lang w:eastAsia="zh-CN"/>
                </w:rPr>
                <m:t>,</m:t>
              </m:r>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r>
                <m:rPr>
                  <m:sty m:val="p"/>
                </m:rPr>
                <w:rPr>
                  <w:rFonts w:hint="default" w:eastAsia="宋体" w:cs="Times New Roman"/>
                  <w:lang w:eastAsia="zh-CN"/>
                </w:rPr>
                <m:t>.t</m:t>
              </m:r>
              <m:r>
                <m:rPr>
                  <m:sty m:val="p"/>
                </m:rPr>
                <w:rPr>
                  <w:rFonts w:hint="default" w:ascii="DejaVu Math TeX Gyre" w:hAnsi="DejaVu Math TeX Gyre" w:eastAsia="宋体" w:cs="Times New Roman"/>
                  <w:lang w:eastAsia="zh-CN"/>
                </w:rPr>
                <m:t>,</m:t>
              </m:r>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r>
                <m:rPr>
                  <m:sty m:val="p"/>
                </m:rPr>
                <w:rPr>
                  <w:rFonts w:hint="default" w:eastAsia="宋体" w:cs="Times New Roman"/>
                  <w:lang w:eastAsia="zh-CN"/>
                </w:rPr>
                <m:t>.</m:t>
              </m:r>
              <m:r>
                <m:rPr>
                  <m:sty m:val="p"/>
                </m:rPr>
                <w:rPr>
                  <w:rFonts w:hint="default" w:ascii="DejaVu Math TeX Gyre" w:hAnsi="DejaVu Math TeX Gyre" w:eastAsia="宋体" w:cs="Times New Roman"/>
                  <w:lang w:eastAsia="zh-CN"/>
                </w:rPr>
                <m:t>size</m:t>
              </m:r>
              <m:r>
                <m:rPr>
                  <m:sty m:val="p"/>
                </m:rPr>
                <w:rPr>
                  <w:rFonts w:hint="default" w:ascii="DejaVu Math TeX Gyre" w:hAnsi="DejaVu Math TeX Gyre" w:cstheme="minorBidi"/>
                  <w:kern w:val="2"/>
                  <w:sz w:val="24"/>
                  <w:szCs w:val="22"/>
                  <w:lang w:eastAsia="zh-CN" w:bidi="ar-SA"/>
                </w:rPr>
                <m:t>)</m:t>
              </m:r>
            </m:oMath>
            <w:r>
              <w:rPr>
                <w:rFonts w:hint="default" w:ascii="Times New Roman" w:hAnsi="DejaVu Math TeX Gyre" w:cstheme="minorBidi"/>
                <w:i w:val="0"/>
                <w:iCs w:val="0"/>
                <w:kern w:val="2"/>
                <w:sz w:val="24"/>
                <w:szCs w:val="22"/>
                <w:lang w:eastAsia="zh-CN" w:bidi="ar-SA"/>
              </w:rPr>
              <w:t>,</w:t>
            </w:r>
            <w:r>
              <w:rPr>
                <w:rFonts w:hint="eastAsia" w:ascii="Times New Roman" w:hAnsi="DejaVu Math TeX Gyre" w:cstheme="minorBidi"/>
                <w:i w:val="0"/>
                <w:iCs w:val="0"/>
                <w:kern w:val="2"/>
                <w:sz w:val="24"/>
                <w:szCs w:val="22"/>
                <w:lang w:val="en-US" w:eastAsia="zh-Hans" w:bidi="ar-SA"/>
              </w:rPr>
              <w:t>分别代表流的起始节点</w:t>
            </w:r>
            <w:r>
              <w:rPr>
                <w:rFonts w:hint="default" w:ascii="Times New Roman" w:hAnsi="DejaVu Math TeX Gyre" w:cstheme="minorBidi"/>
                <w:i w:val="0"/>
                <w:iCs w:val="0"/>
                <w:kern w:val="2"/>
                <w:sz w:val="24"/>
                <w:szCs w:val="22"/>
                <w:lang w:eastAsia="zh-Hans" w:bidi="ar-SA"/>
              </w:rPr>
              <w:t>，</w:t>
            </w:r>
            <w:r>
              <w:rPr>
                <w:rFonts w:hint="eastAsia" w:ascii="Times New Roman" w:hAnsi="DejaVu Math TeX Gyre" w:cstheme="minorBidi"/>
                <w:i w:val="0"/>
                <w:iCs w:val="0"/>
                <w:kern w:val="2"/>
                <w:sz w:val="24"/>
                <w:szCs w:val="22"/>
                <w:lang w:val="en-US" w:eastAsia="zh-Hans" w:bidi="ar-SA"/>
              </w:rPr>
              <w:t>终止节点</w:t>
            </w:r>
            <w:r>
              <w:rPr>
                <w:rFonts w:hint="default" w:ascii="Times New Roman" w:hAnsi="DejaVu Math TeX Gyre" w:cstheme="minorBidi"/>
                <w:i w:val="0"/>
                <w:iCs w:val="0"/>
                <w:kern w:val="2"/>
                <w:sz w:val="24"/>
                <w:szCs w:val="22"/>
                <w:lang w:eastAsia="zh-Hans" w:bidi="ar-SA"/>
              </w:rPr>
              <w:t>，</w:t>
            </w:r>
            <w:r>
              <w:rPr>
                <w:rFonts w:hint="eastAsia" w:ascii="Times New Roman" w:hAnsi="DejaVu Math TeX Gyre" w:cstheme="minorBidi"/>
                <w:i w:val="0"/>
                <w:iCs w:val="0"/>
                <w:kern w:val="2"/>
                <w:sz w:val="24"/>
                <w:szCs w:val="22"/>
                <w:lang w:val="en-US" w:eastAsia="zh-Hans" w:bidi="ar-SA"/>
              </w:rPr>
              <w:t>流周期</w:t>
            </w:r>
            <w:r>
              <w:rPr>
                <w:rFonts w:hint="default" w:hAnsi="DejaVu Math TeX Gyre" w:cstheme="minorBidi"/>
                <w:i w:val="0"/>
                <w:iCs w:val="0"/>
                <w:kern w:val="2"/>
                <w:sz w:val="24"/>
                <w:szCs w:val="22"/>
                <w:lang w:eastAsia="zh-Hans" w:bidi="ar-SA"/>
              </w:rPr>
              <w:t>，</w:t>
            </w:r>
            <w:r>
              <w:rPr>
                <w:rFonts w:hint="eastAsia" w:ascii="Times New Roman" w:hAnsi="DejaVu Math TeX Gyre" w:cstheme="minorBidi"/>
                <w:i w:val="0"/>
                <w:iCs w:val="0"/>
                <w:kern w:val="2"/>
                <w:sz w:val="24"/>
                <w:szCs w:val="22"/>
                <w:lang w:val="en-US" w:eastAsia="zh-Hans" w:bidi="ar-SA"/>
              </w:rPr>
              <w:t>传输时间</w:t>
            </w:r>
            <w:r>
              <w:rPr>
                <w:rFonts w:hint="default" w:hAnsi="DejaVu Math TeX Gyre" w:cstheme="minorBidi"/>
                <w:i w:val="0"/>
                <w:iCs w:val="0"/>
                <w:kern w:val="2"/>
                <w:sz w:val="24"/>
                <w:szCs w:val="22"/>
                <w:lang w:eastAsia="zh-Hans" w:bidi="ar-SA"/>
              </w:rPr>
              <w:t>，</w:t>
            </w:r>
            <w:r>
              <w:rPr>
                <w:rFonts w:hint="eastAsia" w:hAnsi="DejaVu Math TeX Gyre" w:cstheme="minorBidi"/>
                <w:i w:val="0"/>
                <w:iCs w:val="0"/>
                <w:kern w:val="2"/>
                <w:sz w:val="24"/>
                <w:szCs w:val="22"/>
                <w:lang w:val="en-US" w:eastAsia="zh-Hans" w:bidi="ar-SA"/>
              </w:rPr>
              <w:t>数据部分大小</w:t>
            </w:r>
          </w:p>
        </w:tc>
      </w:tr>
      <w:tr>
        <w:tc>
          <w:tcPr>
            <w:tcW w:w="3119"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CN"/>
              </w:rPr>
            </w:pPr>
            <w:r>
              <w:rPr>
                <w:rFonts w:hint="default" w:eastAsia="宋体" w:cs="Times New Roman"/>
                <w:lang w:eastAsia="zh-CN"/>
              </w:rPr>
              <w:t>all_simple_path</w:t>
            </w:r>
          </w:p>
        </w:tc>
        <w:tc>
          <w:tcPr>
            <w:tcW w:w="5177"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Hans"/>
              </w:rPr>
            </w:pPr>
            <w:r>
              <w:rPr>
                <w:rFonts w:hint="eastAsia"/>
                <w:lang w:val="en-US" w:eastAsia="zh-Hans"/>
              </w:rPr>
              <w:t>计算起始节点到终止节点的所有简单路径</w:t>
            </w:r>
          </w:p>
        </w:tc>
      </w:tr>
      <w:tr>
        <w:tc>
          <w:tcPr>
            <w:tcW w:w="3119" w:type="dxa"/>
            <w:shd w:val="clear" w:color="auto" w:fill="F1F1F1"/>
          </w:tcPr>
          <w:p>
            <w:pPr>
              <w:keepNext w:val="0"/>
              <w:keepLines w:val="0"/>
              <w:pageBreakBefore w:val="0"/>
              <w:widowControl w:val="0"/>
              <w:kinsoku/>
              <w:wordWrap/>
              <w:overflowPunct/>
              <w:topLinePunct w:val="0"/>
              <w:autoSpaceDE/>
              <w:autoSpaceDN/>
              <w:bidi w:val="0"/>
              <w:adjustRightInd/>
              <w:snapToGrid/>
              <w:jc w:val="center"/>
              <w:textAlignment w:val="auto"/>
              <w:rPr>
                <w:rFonts w:hint="default" w:eastAsia="宋体" w:cs="Times New Roman"/>
                <w:lang w:val="en-US" w:eastAsia="zh-CN"/>
              </w:rPr>
            </w:pPr>
            <m:oMathPara>
              <m:oMath>
                <m:r>
                  <m:rPr>
                    <m:sty m:val="p"/>
                  </m:rPr>
                  <w:rPr>
                    <w:rFonts w:ascii="DejaVu Math TeX Gyre" w:hAnsi="DejaVu Math TeX Gyre" w:cs="Verdana"/>
                    <w:kern w:val="2"/>
                    <w:sz w:val="24"/>
                    <w:szCs w:val="22"/>
                    <w:lang w:bidi="ar-SA"/>
                  </w:rPr>
                  <m:t>ε</m:t>
                </m:r>
              </m:oMath>
            </m:oMathPara>
          </w:p>
        </w:tc>
        <w:tc>
          <w:tcPr>
            <w:tcW w:w="5177" w:type="dxa"/>
            <w:shd w:val="clear" w:color="auto" w:fill="F1F1F1"/>
          </w:tcPr>
          <w:p>
            <w:pPr>
              <w:keepNext w:val="0"/>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Hans"/>
              </w:rPr>
            </w:pPr>
            <w:r>
              <w:rPr>
                <w:rFonts w:hint="eastAsia"/>
                <w:lang w:val="en-US" w:eastAsia="zh-Hans"/>
              </w:rPr>
              <w:t>网络中的边集合</w:t>
            </w:r>
          </w:p>
        </w:tc>
      </w:tr>
      <w:tr>
        <w:tc>
          <w:tcPr>
            <w:tcW w:w="3119"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eastAsia="宋体" w:cs="Times New Roman"/>
                <w:lang w:val="en-US" w:eastAsia="zh-CN"/>
              </w:rPr>
            </w:pPr>
            <m:oMathPara>
              <m:oMath>
                <m:sSub>
                  <m:sSubPr>
                    <m:ctrlPr>
                      <w:rPr>
                        <w:rFonts w:hint="default" w:ascii="DejaVu Math TeX Gyre" w:hAnsi="DejaVu Math TeX Gyre" w:cs="Verdana"/>
                        <w:i w:val="0"/>
                        <w:kern w:val="2"/>
                        <w:sz w:val="24"/>
                        <w:szCs w:val="22"/>
                        <w:lang w:eastAsia="zh-Hans" w:bidi="ar-SA"/>
                      </w:rPr>
                    </m:ctrlPr>
                  </m:sSubPr>
                  <m:e>
                    <m:r>
                      <m:rPr>
                        <m:sty m:val="p"/>
                      </m:rPr>
                      <w:rPr>
                        <w:rFonts w:hint="default" w:ascii="DejaVu Math TeX Gyre" w:hAnsi="DejaVu Math TeX Gyre" w:cs="Verdana"/>
                        <w:kern w:val="2"/>
                        <w:sz w:val="24"/>
                        <w:szCs w:val="22"/>
                        <w:lang w:eastAsia="zh-Hans" w:bidi="ar-SA"/>
                      </w:rPr>
                      <m:t>F</m:t>
                    </m:r>
                    <m:ctrlPr>
                      <w:rPr>
                        <w:rFonts w:hint="default" w:ascii="DejaVu Math TeX Gyre" w:hAnsi="DejaVu Math TeX Gyre" w:cs="Verdana"/>
                        <w:i w:val="0"/>
                        <w:kern w:val="2"/>
                        <w:sz w:val="24"/>
                        <w:szCs w:val="22"/>
                        <w:lang w:eastAsia="zh-Hans" w:bidi="ar-SA"/>
                      </w:rPr>
                    </m:ctrlPr>
                  </m:e>
                  <m:sub>
                    <m:r>
                      <m:rPr>
                        <m:sty m:val="p"/>
                      </m:rPr>
                      <w:rPr>
                        <w:rFonts w:hint="default" w:ascii="DejaVu Math TeX Gyre" w:hAnsi="DejaVu Math TeX Gyre" w:cs="Verdana"/>
                        <w:kern w:val="2"/>
                        <w:sz w:val="24"/>
                        <w:szCs w:val="22"/>
                        <w:lang w:eastAsia="zh-Hans" w:bidi="ar-SA"/>
                      </w:rPr>
                      <m:t>c</m:t>
                    </m:r>
                    <m:ctrlPr>
                      <w:rPr>
                        <w:rFonts w:hint="default" w:ascii="DejaVu Math TeX Gyre" w:hAnsi="DejaVu Math TeX Gyre" w:cs="Verdana"/>
                        <w:i w:val="0"/>
                        <w:kern w:val="2"/>
                        <w:sz w:val="24"/>
                        <w:szCs w:val="22"/>
                        <w:lang w:eastAsia="zh-Hans" w:bidi="ar-SA"/>
                      </w:rPr>
                    </m:ctrlPr>
                  </m:sub>
                </m:sSub>
              </m:oMath>
            </m:oMathPara>
          </w:p>
        </w:tc>
        <w:tc>
          <w:tcPr>
            <w:tcW w:w="5177"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Hans"/>
              </w:rPr>
            </w:pPr>
            <w:r>
              <w:rPr>
                <w:rFonts w:hint="eastAsia"/>
                <w:lang w:val="en-US" w:eastAsia="zh-Hans"/>
              </w:rPr>
              <w:t>网络中已经存在的流的集合</w:t>
            </w:r>
          </w:p>
        </w:tc>
      </w:tr>
      <w:tr>
        <w:tc>
          <w:tcPr>
            <w:tcW w:w="3119"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DejaVu Math TeX Gyre" w:hAnsi="DejaVu Math TeX Gyre" w:cs="Verdana"/>
                <w:b w:val="0"/>
                <w:i w:val="0"/>
                <w:kern w:val="2"/>
                <w:sz w:val="24"/>
                <w:szCs w:val="22"/>
                <w:lang w:eastAsia="zh-Hans" w:bidi="ar-SA"/>
                <w:oMath/>
              </w:rPr>
            </w:pPr>
            <w:r>
              <w:rPr>
                <w:rFonts w:hint="eastAsia" w:hAnsi="DejaVu Math TeX Gyre" w:cs="Verdana"/>
                <w:b w:val="0"/>
                <w:i w:val="0"/>
                <w:kern w:val="2"/>
                <w:sz w:val="24"/>
                <w:szCs w:val="22"/>
                <w:lang w:val="en-US" w:eastAsia="zh-Hans" w:bidi="ar-SA"/>
              </w:rPr>
              <w:t>u</w:t>
            </w:r>
            <w:r>
              <w:rPr>
                <w:rFonts w:hint="default" w:hAnsi="DejaVu Math TeX Gyre" w:cs="Verdana"/>
                <w:b w:val="0"/>
                <w:i w:val="0"/>
                <w:kern w:val="2"/>
                <w:sz w:val="24"/>
                <w:szCs w:val="22"/>
                <w:lang w:eastAsia="zh-Hans" w:bidi="ar-SA"/>
              </w:rPr>
              <w:t>[f][e]</w:t>
            </w:r>
          </w:p>
        </w:tc>
        <w:tc>
          <w:tcPr>
            <w:tcW w:w="5177"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Hans"/>
              </w:rPr>
            </w:pPr>
            <w:r>
              <w:rPr>
                <w:rFonts w:hint="eastAsia"/>
                <w:lang w:val="en-US" w:eastAsia="zh-Hans"/>
              </w:rPr>
              <w:t>取值为</w:t>
            </w:r>
            <w:r>
              <w:rPr>
                <w:rFonts w:hint="default"/>
                <w:lang w:eastAsia="zh-Hans"/>
              </w:rPr>
              <w:t>0</w:t>
            </w:r>
            <w:r>
              <w:rPr>
                <w:rFonts w:hint="eastAsia"/>
                <w:lang w:val="en-US" w:eastAsia="zh-Hans"/>
              </w:rPr>
              <w:t>或</w:t>
            </w:r>
            <w:r>
              <w:rPr>
                <w:rFonts w:hint="default"/>
                <w:lang w:eastAsia="zh-Hans"/>
              </w:rPr>
              <w:t>1。</w:t>
            </w:r>
            <w:r>
              <w:rPr>
                <w:rFonts w:hint="eastAsia"/>
                <w:lang w:val="en-US" w:eastAsia="zh-Hans"/>
              </w:rPr>
              <w:t>表示流f是否占据边e进行传输</w:t>
            </w:r>
          </w:p>
        </w:tc>
      </w:tr>
      <w:tr>
        <w:tc>
          <w:tcPr>
            <w:tcW w:w="3119"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hAnsi="DejaVu Math TeX Gyre" w:cs="Verdana"/>
                <w:b w:val="0"/>
                <w:i w:val="0"/>
                <w:kern w:val="2"/>
                <w:sz w:val="24"/>
                <w:szCs w:val="22"/>
                <w:lang w:eastAsia="zh-Hans" w:bidi="ar-SA"/>
              </w:rPr>
            </w:pPr>
            <w:r>
              <w:rPr>
                <w:rFonts w:hint="default" w:hAnsi="DejaVu Math TeX Gyre" w:cs="Verdana"/>
                <w:b w:val="0"/>
                <w:i w:val="0"/>
                <w:kern w:val="2"/>
                <w:sz w:val="24"/>
                <w:szCs w:val="22"/>
                <w:lang w:eastAsia="zh-Hans" w:bidi="ar-SA"/>
              </w:rPr>
              <w:t>t[f][e]</w:t>
            </w:r>
          </w:p>
        </w:tc>
        <w:tc>
          <w:tcPr>
            <w:tcW w:w="5177"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Hans"/>
              </w:rPr>
            </w:pPr>
            <w:r>
              <w:rPr>
                <w:rFonts w:hint="eastAsia"/>
                <w:lang w:val="en-US" w:eastAsia="zh-Hans"/>
              </w:rPr>
              <w:t>代表流f在边e处的开始传输时间</w:t>
            </w:r>
          </w:p>
        </w:tc>
      </w:tr>
      <w:tr>
        <w:tc>
          <w:tcPr>
            <w:tcW w:w="3119"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hAnsi="DejaVu Math TeX Gyre" w:cs="Verdana"/>
                <w:b w:val="0"/>
                <w:i w:val="0"/>
                <w:kern w:val="2"/>
                <w:sz w:val="24"/>
                <w:szCs w:val="22"/>
                <w:lang w:eastAsia="zh-Hans" w:bidi="ar-SA"/>
              </w:rPr>
            </w:pPr>
            <m:oMathPara>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R</m:t>
                    </m:r>
                    <m:ctrlPr>
                      <w:rPr>
                        <w:rFonts w:ascii="DejaVu Math TeX Gyre" w:hAnsi="DejaVu Math TeX Gyre" w:cs="Times New Roman"/>
                        <w:i w:val="0"/>
                        <w:iCs/>
                      </w:rPr>
                    </m:ctrlPr>
                  </m:e>
                  <m:sub>
                    <m:r>
                      <m:rPr>
                        <m:sty m:val="p"/>
                      </m:rPr>
                      <w:rPr>
                        <w:rFonts w:hint="default" w:ascii="DejaVu Math TeX Gyre" w:hAnsi="DejaVu Math TeX Gyre" w:cs="Times New Roman"/>
                      </w:rPr>
                      <m:t>k</m:t>
                    </m:r>
                    <m:ctrlPr>
                      <w:rPr>
                        <w:rFonts w:ascii="DejaVu Math TeX Gyre" w:hAnsi="DejaVu Math TeX Gyre" w:cs="Times New Roman"/>
                        <w:i w:val="0"/>
                        <w:iCs/>
                      </w:rPr>
                    </m:ctrlPr>
                  </m:sub>
                </m:sSub>
              </m:oMath>
            </m:oMathPara>
          </w:p>
        </w:tc>
        <w:tc>
          <w:tcPr>
            <w:tcW w:w="5177"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Hans"/>
              </w:rPr>
            </w:pPr>
            <w:r>
              <w:rPr>
                <w:rFonts w:hint="eastAsia"/>
                <w:lang w:val="en-US" w:eastAsia="zh-Hans"/>
              </w:rPr>
              <w:t>路径的节点集合</w:t>
            </w:r>
          </w:p>
        </w:tc>
      </w:tr>
      <w:tr>
        <w:tc>
          <w:tcPr>
            <w:tcW w:w="3119"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ascii="DejaVu Math TeX Gyre" w:hAnsi="DejaVu Math TeX Gyre" w:cs="Times New Roman"/>
                <w:i w:val="0"/>
                <w:iCs/>
                <w:oMath/>
              </w:rPr>
            </w:pP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R</m:t>
                  </m:r>
                  <m:ctrlPr>
                    <w:rPr>
                      <w:rFonts w:ascii="DejaVu Math TeX Gyre" w:hAnsi="DejaVu Math TeX Gyre" w:cs="Times New Roman"/>
                      <w:i w:val="0"/>
                      <w:iCs/>
                    </w:rPr>
                  </m:ctrlPr>
                </m:e>
                <m:sub>
                  <m:r>
                    <m:rPr>
                      <m:sty m:val="p"/>
                    </m:rPr>
                    <w:rPr>
                      <w:rFonts w:hint="default" w:ascii="DejaVu Math TeX Gyre" w:hAnsi="DejaVu Math TeX Gyre" w:cs="Times New Roman"/>
                    </w:rPr>
                    <m:t>k</m:t>
                  </m:r>
                  <m:ctrlPr>
                    <w:rPr>
                      <w:rFonts w:ascii="DejaVu Math TeX Gyre" w:hAnsi="DejaVu Math TeX Gyre" w:cs="Times New Roman"/>
                      <w:i w:val="0"/>
                      <w:iCs/>
                    </w:rPr>
                  </m:ctrlPr>
                </m:sub>
              </m:sSub>
            </m:oMath>
            <w:r>
              <w:rPr>
                <w:rFonts w:hint="default" w:eastAsia="宋体" w:cs="Times New Roman"/>
              </w:rPr>
              <w:t>.e</w:t>
            </w:r>
          </w:p>
        </w:tc>
        <w:tc>
          <w:tcPr>
            <w:tcW w:w="5177"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Hans"/>
              </w:rPr>
            </w:pPr>
            <w:r>
              <w:rPr>
                <w:rFonts w:hint="eastAsia"/>
                <w:lang w:val="en-US" w:eastAsia="zh-Hans"/>
              </w:rPr>
              <w:t>路径的边集合</w:t>
            </w:r>
          </w:p>
        </w:tc>
      </w:tr>
      <w:tr>
        <w:trPr>
          <w:trHeight w:val="506" w:hRule="atLeast"/>
        </w:trPr>
        <w:tc>
          <w:tcPr>
            <w:tcW w:w="3119"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ascii="DejaVu Math TeX Gyre" w:hAnsi="DejaVu Math TeX Gyre" w:cs="Times New Roman"/>
                <w:i w:val="0"/>
                <w:iCs/>
                <w:oMath/>
              </w:rPr>
            </w:pPr>
            <w:r>
              <w:rPr>
                <w:rFonts w:hint="default" w:ascii="Times New Roman" w:hAnsi="DejaVu Math TeX Gyre" w:cs="Times New Roman"/>
                <w:i w:val="0"/>
                <w:iCs/>
              </w:rPr>
              <w:t>f.D</w:t>
            </w:r>
          </w:p>
        </w:tc>
        <w:tc>
          <w:tcPr>
            <w:tcW w:w="5177"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eastAsia="zh-Hans"/>
              </w:rPr>
            </w:pPr>
            <w:r>
              <w:rPr>
                <w:rFonts w:hint="eastAsia"/>
                <w:lang w:val="en-US" w:eastAsia="zh-Hans"/>
              </w:rPr>
              <w:t>流的一跳时间间隔</w:t>
            </w:r>
            <w:r>
              <w:rPr>
                <w:rFonts w:hint="default"/>
                <w:lang w:eastAsia="zh-Hans"/>
              </w:rPr>
              <w:t>,</w:t>
            </w:r>
            <w:r>
              <w:rPr>
                <w:rFonts w:hint="eastAsia"/>
                <w:lang w:val="en-US" w:eastAsia="zh-Hans"/>
              </w:rPr>
              <w:t>等于流的传输时间加上传播时延和处理时延</w:t>
            </w:r>
            <w:r>
              <w:rPr>
                <w:rFonts w:hint="default"/>
                <w:lang w:eastAsia="zh-Hans"/>
              </w:rPr>
              <w:t>，</w:t>
            </w:r>
            <w:r>
              <w:rPr>
                <w:rFonts w:hint="eastAsia"/>
                <w:lang w:val="en-US" w:eastAsia="zh-Hans"/>
              </w:rPr>
              <w:t>f</w:t>
            </w:r>
            <w:r>
              <w:rPr>
                <w:rFonts w:hint="default"/>
                <w:lang w:eastAsia="zh-Hans"/>
              </w:rPr>
              <w:t>.D=f.t+t_prop+t_proc</w:t>
            </w:r>
          </w:p>
        </w:tc>
      </w:tr>
      <w:tr>
        <w:tc>
          <w:tcPr>
            <w:tcW w:w="3119"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ascii="DejaVu Math TeX Gyre" w:hAnsi="DejaVu Math TeX Gyre" w:cs="Times New Roman"/>
                <w:i w:val="0"/>
                <w:iCs/>
                <w:oMath/>
              </w:rPr>
            </w:pPr>
            <w:r>
              <w:rPr>
                <w:rFonts w:hint="default" w:eastAsia="宋体" w:cs="Times New Roman"/>
                <w:lang w:eastAsia="zh-CN"/>
              </w:rPr>
              <w:t>f.SST</w:t>
            </w:r>
          </w:p>
        </w:tc>
        <w:tc>
          <w:tcPr>
            <w:tcW w:w="5177"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Hans"/>
              </w:rPr>
            </w:pPr>
            <w:r>
              <w:rPr>
                <w:rFonts w:hint="eastAsia"/>
                <w:lang w:val="en-US" w:eastAsia="zh-Hans"/>
              </w:rPr>
              <w:t>流在起始节点的开始发送时间</w:t>
            </w:r>
          </w:p>
        </w:tc>
      </w:tr>
      <w:tr>
        <w:tc>
          <w:tcPr>
            <w:tcW w:w="3119" w:type="dxa"/>
            <w:shd w:val="clear" w:color="auto" w:fill="F1F1F1" w:themeFill="background1" w:themeFillShade="F2"/>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DejaVu Math TeX Gyre" w:eastAsiaTheme="minorEastAsia" w:cstheme="minorBidi"/>
                <w:i w:val="0"/>
                <w:iCs/>
                <w:kern w:val="2"/>
                <w:sz w:val="24"/>
                <w:szCs w:val="22"/>
                <w:lang w:val="en-US" w:eastAsia="zh-CN" w:bidi="ar-SA"/>
              </w:rPr>
            </w:pPr>
            <w:r>
              <w:rPr>
                <w:rFonts w:hint="default" w:hAnsi="DejaVu Math TeX Gyre"/>
                <w:i w:val="0"/>
                <w:iCs/>
                <w:lang w:eastAsia="zh-Hans"/>
              </w:rPr>
              <w:t>f.old_path</w:t>
            </w:r>
          </w:p>
        </w:tc>
        <w:tc>
          <w:tcPr>
            <w:tcW w:w="5177" w:type="dxa"/>
            <w:shd w:val="clear" w:color="auto" w:fill="F1F1F1" w:themeFill="background1" w:themeFillShade="F2"/>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Theme="minorEastAsia" w:cstheme="minorBidi"/>
                <w:kern w:val="2"/>
                <w:sz w:val="24"/>
                <w:szCs w:val="22"/>
                <w:lang w:val="en-US" w:eastAsia="zh-Hans" w:bidi="ar-SA"/>
              </w:rPr>
            </w:pPr>
            <w:r>
              <w:rPr>
                <w:rFonts w:hint="eastAsia"/>
                <w:lang w:val="en-US" w:eastAsia="zh-Hans"/>
              </w:rPr>
              <w:t>流在重配置之前所使用的传输路径</w:t>
            </w:r>
          </w:p>
        </w:tc>
      </w:tr>
      <w:tr>
        <w:tc>
          <w:tcPr>
            <w:tcW w:w="3119" w:type="dxa"/>
            <w:shd w:val="clear" w:color="auto" w:fill="auto"/>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DejaVu Math TeX Gyre" w:eastAsiaTheme="minorEastAsia" w:cstheme="minorBidi"/>
                <w:i w:val="0"/>
                <w:iCs/>
                <w:kern w:val="2"/>
                <w:sz w:val="24"/>
                <w:szCs w:val="22"/>
                <w:lang w:val="en-US" w:eastAsia="zh-CN" w:bidi="ar-SA"/>
              </w:rPr>
            </w:pPr>
            <w:r>
              <w:rPr>
                <w:rFonts w:hint="default" w:hAnsi="DejaVu Math TeX Gyre"/>
                <w:i w:val="0"/>
                <w:iCs/>
                <w:lang w:eastAsia="zh-Hans"/>
              </w:rPr>
              <w:t>f.new_path</w:t>
            </w:r>
          </w:p>
        </w:tc>
        <w:tc>
          <w:tcPr>
            <w:tcW w:w="5177" w:type="dxa"/>
            <w:shd w:val="clear" w:color="auto" w:fill="auto"/>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Theme="minorEastAsia" w:cstheme="minorBidi"/>
                <w:kern w:val="2"/>
                <w:sz w:val="24"/>
                <w:szCs w:val="22"/>
                <w:lang w:val="en-US" w:eastAsia="zh-Hans" w:bidi="ar-SA"/>
              </w:rPr>
            </w:pPr>
            <w:r>
              <w:rPr>
                <w:rFonts w:hint="eastAsia"/>
                <w:lang w:val="en-US" w:eastAsia="zh-Hans"/>
              </w:rPr>
              <w:t>流在重配置之后所使用的传输路径</w:t>
            </w:r>
          </w:p>
        </w:tc>
      </w:tr>
      <w:tr>
        <w:tc>
          <w:tcPr>
            <w:tcW w:w="3119"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ascii="DejaVu Math TeX Gyre" w:hAnsi="DejaVu Math TeX Gyre"/>
                <w:i w:val="0"/>
                <w:iCs/>
                <w:lang w:val="en-US"/>
                <w:oMath/>
              </w:rPr>
            </w:pPr>
            <m:oMathPara>
              <m:oMath>
                <m:sSub>
                  <m:sSubPr>
                    <m:ctrlPr>
                      <w:rPr>
                        <w:rFonts w:ascii="DejaVu Math TeX Gyre" w:hAnsi="DejaVu Math TeX Gyre"/>
                        <w:i w:val="0"/>
                        <w:iCs/>
                        <w:lang w:val="en-US"/>
                      </w:rPr>
                    </m:ctrlPr>
                  </m:sSubPr>
                  <m:e>
                    <m:r>
                      <m:rPr>
                        <m:sty m:val="p"/>
                      </m:rPr>
                      <w:rPr>
                        <w:rFonts w:hint="default" w:ascii="DejaVu Math TeX Gyre" w:hAnsi="DejaVu Math TeX Gyre"/>
                      </w:rPr>
                      <m:t>A</m:t>
                    </m:r>
                    <m:ctrlPr>
                      <w:rPr>
                        <w:rFonts w:ascii="DejaVu Math TeX Gyre" w:hAnsi="DejaVu Math TeX Gyre"/>
                        <w:i w:val="0"/>
                        <w:iCs/>
                        <w:lang w:val="en-US"/>
                      </w:rPr>
                    </m:ctrlPr>
                  </m:e>
                  <m:sub>
                    <m:r>
                      <m:rPr>
                        <m:sty m:val="p"/>
                      </m:rPr>
                      <w:rPr>
                        <w:rFonts w:hint="default" w:ascii="DejaVu Math TeX Gyre" w:hAnsi="DejaVu Math TeX Gyre"/>
                      </w:rPr>
                      <m:t>EE</m:t>
                    </m:r>
                    <m:ctrlPr>
                      <w:rPr>
                        <w:rFonts w:ascii="DejaVu Math TeX Gyre" w:hAnsi="DejaVu Math TeX Gyre"/>
                        <w:i w:val="0"/>
                        <w:iCs/>
                        <w:lang w:val="en-US"/>
                      </w:rPr>
                    </m:ctrlPr>
                  </m:sub>
                </m:sSub>
              </m:oMath>
            </m:oMathPara>
          </w:p>
        </w:tc>
        <w:tc>
          <w:tcPr>
            <w:tcW w:w="5177"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Hans"/>
              </w:rPr>
            </w:pPr>
            <w:r>
              <w:rPr>
                <w:rFonts w:hint="eastAsia"/>
                <w:lang w:val="en-US" w:eastAsia="zh-Hans"/>
              </w:rPr>
              <w:t>边的邻接矩阵</w:t>
            </w:r>
          </w:p>
        </w:tc>
      </w:tr>
      <w:tr>
        <w:tc>
          <w:tcPr>
            <w:tcW w:w="3119"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DejaVu Math TeX Gyre" w:hAnsi="DejaVu Math TeX Gyre" w:eastAsiaTheme="minorEastAsia"/>
                <w:i w:val="0"/>
                <w:iCs/>
                <w:lang w:val="en-US" w:eastAsia="zh-Hans"/>
                <w:oMath/>
              </w:rPr>
            </w:pPr>
            <w:r>
              <w:rPr>
                <w:rFonts w:hint="eastAsia" w:hAnsi="DejaVu Math TeX Gyre"/>
                <w:i w:val="0"/>
                <w:iCs/>
                <w:lang w:val="en-US" w:eastAsia="zh-Hans"/>
              </w:rPr>
              <w:t>sp</w:t>
            </w:r>
          </w:p>
        </w:tc>
        <w:tc>
          <w:tcPr>
            <w:tcW w:w="5177"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Hans"/>
              </w:rPr>
            </w:pPr>
            <w:r>
              <w:rPr>
                <w:rFonts w:hint="eastAsia"/>
                <w:lang w:val="en-US" w:eastAsia="zh-Hans"/>
              </w:rPr>
              <w:t>流的超周期</w:t>
            </w:r>
            <w:r>
              <w:rPr>
                <w:rFonts w:hint="default"/>
                <w:lang w:eastAsia="zh-Hans"/>
              </w:rPr>
              <w:t>，</w:t>
            </w:r>
            <w:r>
              <w:rPr>
                <w:rFonts w:hint="eastAsia"/>
                <w:lang w:val="en-US" w:eastAsia="zh-Hans"/>
              </w:rPr>
              <w:t>为所有流周期的最小公倍数</w:t>
            </w:r>
          </w:p>
        </w:tc>
      </w:tr>
      <w:tr>
        <w:tc>
          <w:tcPr>
            <w:tcW w:w="3119"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hAnsi="DejaVu Math TeX Gyre"/>
                <w:i w:val="0"/>
                <w:iCs/>
                <w:lang w:eastAsia="zh-Hans"/>
              </w:rPr>
            </w:pPr>
            <w:r>
              <w:rPr>
                <w:rFonts w:hint="default" w:hAnsi="DejaVu Math TeX Gyre"/>
                <w:i w:val="0"/>
                <w:iCs/>
                <w:lang w:eastAsia="zh-Hans"/>
              </w:rPr>
              <w:t>bp</w:t>
            </w:r>
          </w:p>
        </w:tc>
        <w:tc>
          <w:tcPr>
            <w:tcW w:w="5177"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Hans"/>
              </w:rPr>
            </w:pPr>
            <w:r>
              <w:rPr>
                <w:rFonts w:hint="eastAsia"/>
                <w:lang w:val="en-US" w:eastAsia="zh-Hans"/>
              </w:rPr>
              <w:t>流的基周期</w:t>
            </w:r>
            <w:r>
              <w:rPr>
                <w:rFonts w:hint="default"/>
                <w:lang w:eastAsia="zh-Hans"/>
              </w:rPr>
              <w:t>，</w:t>
            </w:r>
            <w:r>
              <w:rPr>
                <w:rFonts w:hint="eastAsia"/>
                <w:lang w:val="en-US" w:eastAsia="zh-Hans"/>
              </w:rPr>
              <w:t>为所有流周期的最大公约数</w:t>
            </w:r>
          </w:p>
        </w:tc>
      </w:tr>
      <w:tr>
        <w:tc>
          <w:tcPr>
            <w:tcW w:w="3119"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hAnsi="DejaVu Math TeX Gyre"/>
                <w:i w:val="0"/>
                <w:iCs/>
                <w:lang w:eastAsia="zh-Hans"/>
              </w:rPr>
            </w:pPr>
            <w:r>
              <w:rPr>
                <w:rFonts w:hint="default" w:hAnsi="DejaVu Math TeX Gyre"/>
                <w:i w:val="0"/>
                <w:iCs/>
                <w:lang w:eastAsia="zh-Hans"/>
              </w:rPr>
              <w:t>close</w:t>
            </w:r>
          </w:p>
        </w:tc>
        <w:tc>
          <w:tcPr>
            <w:tcW w:w="5177"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Hans"/>
              </w:rPr>
            </w:pPr>
            <w:r>
              <w:rPr>
                <w:rFonts w:hint="eastAsia"/>
                <w:lang w:val="en-US" w:eastAsia="zh-Hans"/>
              </w:rPr>
              <w:t>闭集close</w:t>
            </w:r>
            <w:r>
              <w:rPr>
                <w:rFonts w:hint="default"/>
                <w:lang w:eastAsia="zh-Hans"/>
              </w:rPr>
              <w:t>，</w:t>
            </w:r>
            <w:r>
              <w:rPr>
                <w:rFonts w:hint="eastAsia"/>
                <w:lang w:val="en-US" w:eastAsia="zh-Hans"/>
              </w:rPr>
              <w:t>存放已经进行过重配置的流</w:t>
            </w:r>
          </w:p>
        </w:tc>
      </w:tr>
    </w:tbl>
    <w:p>
      <w:pPr>
        <w:widowControl w:val="0"/>
        <w:numPr>
          <w:ilvl w:val="0"/>
          <w:numId w:val="0"/>
        </w:numPr>
        <w:spacing w:line="360" w:lineRule="auto"/>
        <w:ind w:firstLine="420" w:firstLineChars="0"/>
        <w:jc w:val="both"/>
        <w:rPr>
          <w:rFonts w:hint="default"/>
          <w:lang w:eastAsia="zh-CN"/>
        </w:rPr>
      </w:pPr>
    </w:p>
    <w:p>
      <w:pPr>
        <w:widowControl w:val="0"/>
        <w:numPr>
          <w:ilvl w:val="0"/>
          <w:numId w:val="0"/>
        </w:numPr>
        <w:spacing w:line="360" w:lineRule="auto"/>
        <w:ind w:firstLine="420" w:firstLineChars="0"/>
        <w:jc w:val="both"/>
        <w:rPr>
          <w:rFonts w:hint="eastAsia" w:eastAsiaTheme="minorEastAsia"/>
          <w:lang w:val="en-US" w:eastAsia="zh-Hans"/>
        </w:rPr>
      </w:pPr>
      <w:r>
        <w:rPr>
          <w:rFonts w:hint="default"/>
          <w:lang w:eastAsia="zh-CN"/>
        </w:rPr>
        <w:t>1）</w:t>
      </w:r>
      <w:r>
        <w:rPr>
          <w:rFonts w:hint="eastAsia"/>
          <w:lang w:val="en-US" w:eastAsia="zh-Hans"/>
        </w:rPr>
        <w:t>预路由机制</w:t>
      </w:r>
    </w:p>
    <w:p>
      <w:pPr>
        <w:widowControl w:val="0"/>
        <w:numPr>
          <w:ilvl w:val="0"/>
          <w:numId w:val="0"/>
        </w:numPr>
        <w:spacing w:line="360" w:lineRule="auto"/>
        <w:ind w:firstLine="420" w:firstLineChars="0"/>
        <w:jc w:val="both"/>
        <w:rPr>
          <w:rFonts w:hint="default"/>
          <w:lang w:eastAsia="zh-Hans"/>
        </w:rPr>
      </w:pPr>
      <w:r>
        <w:rPr>
          <w:rFonts w:hint="eastAsia"/>
          <w:lang w:val="en-US" w:eastAsia="zh-Hans"/>
        </w:rPr>
        <w:t>为了避免部分链路拥塞和某些链路利用率较低的问题</w:t>
      </w:r>
      <w:r>
        <w:rPr>
          <w:rFonts w:hint="default"/>
          <w:lang w:eastAsia="zh-Hans"/>
        </w:rPr>
        <w:t>，</w:t>
      </w:r>
      <w:r>
        <w:rPr>
          <w:rFonts w:hint="eastAsia"/>
          <w:lang w:val="en-US" w:eastAsia="zh-Hans"/>
        </w:rPr>
        <w:t>论文</w:t>
      </w:r>
      <w:r>
        <w:rPr>
          <w:rFonts w:hint="default"/>
          <w:lang w:eastAsia="zh-Hans"/>
        </w:rPr>
        <w:t>1</w:t>
      </w:r>
      <w:r>
        <w:rPr>
          <w:rFonts w:hint="eastAsia"/>
          <w:lang w:val="en-US" w:eastAsia="zh-Hans"/>
        </w:rPr>
        <w:t>设计了一个启发式的预路由算法来均衡比较路径的跳数和路径上已分配的最大流数量</w:t>
      </w:r>
      <w:r>
        <w:rPr>
          <w:rFonts w:hint="default"/>
          <w:lang w:eastAsia="zh-Hans"/>
        </w:rPr>
        <w:t>。</w:t>
      </w:r>
      <w:r>
        <w:rPr>
          <w:rFonts w:hint="eastAsia"/>
          <w:lang w:val="en-US" w:eastAsia="zh-Hans"/>
        </w:rPr>
        <w:t>HC代表路径的跳数</w:t>
      </w:r>
      <w:r>
        <w:rPr>
          <w:rFonts w:hint="default"/>
          <w:lang w:eastAsia="zh-Hans"/>
        </w:rPr>
        <w:t>，</w:t>
      </w:r>
      <w:r>
        <w:rPr>
          <w:rFonts w:hint="eastAsia"/>
          <w:lang w:val="en-US" w:eastAsia="zh-Hans"/>
        </w:rPr>
        <w:t>它等于路径中除了终止节点以外其他所有路径节点的数量之和</w:t>
      </w:r>
      <w:r>
        <w:rPr>
          <w:rFonts w:hint="default"/>
          <w:lang w:eastAsia="zh-Hans"/>
        </w:rPr>
        <w:t>。</w:t>
      </w:r>
      <w:r>
        <w:rPr>
          <w:rFonts w:hint="eastAsia"/>
          <w:lang w:val="en-US" w:eastAsia="zh-Hans"/>
        </w:rPr>
        <w:t>OF</w:t>
      </w:r>
      <w:r>
        <w:rPr>
          <w:rFonts w:hint="default"/>
          <w:lang w:eastAsia="zh-Hans"/>
        </w:rPr>
        <w:t>[e]</w:t>
      </w:r>
      <w:r>
        <w:rPr>
          <w:rFonts w:hint="eastAsia"/>
          <w:lang w:val="en-US" w:eastAsia="zh-Hans"/>
        </w:rPr>
        <w:t>代表边e上所承载的其他流的数量</w:t>
      </w:r>
      <w:r>
        <w:rPr>
          <w:rFonts w:hint="default"/>
          <w:lang w:eastAsia="zh-Hans"/>
        </w:rPr>
        <w:t>，</w:t>
      </w:r>
      <w:r>
        <w:rPr>
          <w:rFonts w:hint="eastAsia"/>
          <w:lang w:val="en-US" w:eastAsia="zh-Hans"/>
        </w:rPr>
        <w:t>OF则是流路径</w:t>
      </w:r>
      <w:r>
        <w:rPr>
          <w:rFonts w:hint="default"/>
          <w:lang w:eastAsia="zh-Hans"/>
        </w:rPr>
        <w:t>p</w:t>
      </w:r>
      <w:r>
        <w:rPr>
          <w:rFonts w:hint="eastAsia"/>
          <w:lang w:val="en-US" w:eastAsia="zh-Hans"/>
        </w:rPr>
        <w:t>上所有边承载其他流的数量最大值</w:t>
      </w:r>
      <w:r>
        <w:rPr>
          <w:rFonts w:hint="default"/>
          <w:lang w:eastAsia="zh-Hans"/>
        </w:rPr>
        <w:t>，</w:t>
      </w:r>
      <w:r>
        <w:rPr>
          <w:rFonts w:hint="eastAsia"/>
          <w:lang w:val="en-US" w:eastAsia="zh-Hans"/>
        </w:rPr>
        <w:t>用公式表达为</w:t>
      </w:r>
      <w:r>
        <w:rPr>
          <w:rFonts w:hint="default"/>
          <w:lang w:eastAsia="zh-Hans"/>
        </w:rPr>
        <w:t>：</w:t>
      </w:r>
    </w:p>
    <w:p>
      <w:pPr>
        <w:widowControl w:val="0"/>
        <w:numPr>
          <w:ilvl w:val="0"/>
          <w:numId w:val="0"/>
        </w:numPr>
        <w:spacing w:line="360" w:lineRule="auto"/>
        <w:ind w:firstLine="420" w:firstLineChars="0"/>
        <w:jc w:val="both"/>
        <w:rPr>
          <w:rFonts w:hint="default" w:hAnsi="DejaVu Math TeX Gyre" w:cs="Verdana"/>
          <w:i w:val="0"/>
          <w:kern w:val="2"/>
          <w:sz w:val="24"/>
          <w:szCs w:val="22"/>
          <w:lang w:eastAsia="zh-Hans" w:bidi="ar-SA"/>
        </w:rPr>
      </w:pPr>
      <m:oMathPara>
        <m:oMath>
          <m:r>
            <m:rPr>
              <m:sty m:val="p"/>
            </m:rPr>
            <w:rPr>
              <w:rFonts w:hint="default" w:ascii="DejaVu Math TeX Gyre" w:hAnsi="DejaVu Math TeX Gyre" w:cstheme="minorBidi"/>
              <w:kern w:val="2"/>
              <w:sz w:val="24"/>
              <w:szCs w:val="22"/>
              <w:lang w:eastAsia="zh-Hans" w:bidi="ar-SA"/>
            </w:rPr>
            <m:t>OF=Max(OF[</m:t>
          </m:r>
          <m:sSub>
            <m:sSubPr>
              <m:ctrlPr>
                <w:rPr>
                  <w:rFonts w:hint="default" w:ascii="DejaVu Math TeX Gyre" w:hAnsi="DejaVu Math TeX Gyre" w:cstheme="minorBidi"/>
                  <w:kern w:val="2"/>
                  <w:sz w:val="24"/>
                  <w:szCs w:val="22"/>
                  <w:lang w:eastAsia="zh-Hans" w:bidi="ar-SA"/>
                </w:rPr>
              </m:ctrlPr>
            </m:sSubPr>
            <m:e>
              <m:r>
                <m:rPr>
                  <m:sty m:val="p"/>
                </m:rPr>
                <w:rPr>
                  <w:rFonts w:hint="default" w:ascii="DejaVu Math TeX Gyre" w:hAnsi="DejaVu Math TeX Gyre" w:cstheme="minorBidi"/>
                  <w:kern w:val="2"/>
                  <w:sz w:val="24"/>
                  <w:szCs w:val="22"/>
                  <w:lang w:eastAsia="zh-Hans" w:bidi="ar-SA"/>
                </w:rPr>
                <m:t>e</m:t>
              </m:r>
              <m:ctrlPr>
                <w:rPr>
                  <w:rFonts w:hint="default" w:ascii="DejaVu Math TeX Gyre" w:hAnsi="DejaVu Math TeX Gyre" w:cstheme="minorBidi"/>
                  <w:kern w:val="2"/>
                  <w:sz w:val="24"/>
                  <w:szCs w:val="22"/>
                  <w:lang w:eastAsia="zh-Hans" w:bidi="ar-SA"/>
                </w:rPr>
              </m:ctrlPr>
            </m:e>
            <m:sub>
              <m:r>
                <m:rPr>
                  <m:sty m:val="p"/>
                </m:rPr>
                <w:rPr>
                  <w:rFonts w:hint="default" w:ascii="DejaVu Math TeX Gyre" w:hAnsi="DejaVu Math TeX Gyre" w:cstheme="minorBidi"/>
                  <w:kern w:val="2"/>
                  <w:sz w:val="24"/>
                  <w:szCs w:val="22"/>
                  <w:lang w:eastAsia="zh-Hans" w:bidi="ar-SA"/>
                </w:rPr>
                <m:t>i</m:t>
              </m:r>
              <m:ctrlPr>
                <w:rPr>
                  <w:rFonts w:hint="default" w:ascii="DejaVu Math TeX Gyre" w:hAnsi="DejaVu Math TeX Gyre" w:cstheme="minorBidi"/>
                  <w:kern w:val="2"/>
                  <w:sz w:val="24"/>
                  <w:szCs w:val="22"/>
                  <w:lang w:eastAsia="zh-Hans" w:bidi="ar-SA"/>
                </w:rPr>
              </m:ctrlPr>
            </m:sub>
          </m:sSub>
          <m:r>
            <m:rPr>
              <m:sty m:val="p"/>
            </m:rPr>
            <w:rPr>
              <w:rFonts w:hint="default" w:ascii="DejaVu Math TeX Gyre" w:hAnsi="DejaVu Math TeX Gyre" w:cstheme="minorBidi"/>
              <w:kern w:val="2"/>
              <w:sz w:val="24"/>
              <w:szCs w:val="22"/>
              <w:lang w:eastAsia="zh-Hans" w:bidi="ar-SA"/>
            </w:rPr>
            <m:t>]),</m:t>
          </m:r>
          <m:sSub>
            <m:sSubPr>
              <m:ctrlPr>
                <w:rPr>
                  <w:rFonts w:hint="default" w:ascii="DejaVu Math TeX Gyre" w:hAnsi="DejaVu Math TeX Gyre" w:cstheme="minorBidi"/>
                  <w:kern w:val="2"/>
                  <w:sz w:val="24"/>
                  <w:szCs w:val="22"/>
                  <w:lang w:eastAsia="zh-Hans" w:bidi="ar-SA"/>
                </w:rPr>
              </m:ctrlPr>
            </m:sSubPr>
            <m:e>
              <m:r>
                <m:rPr>
                  <m:sty m:val="p"/>
                </m:rPr>
                <w:rPr>
                  <w:rFonts w:hint="default" w:ascii="DejaVu Math TeX Gyre" w:hAnsi="DejaVu Math TeX Gyre" w:cstheme="minorBidi"/>
                  <w:kern w:val="2"/>
                  <w:sz w:val="24"/>
                  <w:szCs w:val="22"/>
                  <w:lang w:eastAsia="zh-Hans" w:bidi="ar-SA"/>
                </w:rPr>
                <m:t>e</m:t>
              </m:r>
              <m:ctrlPr>
                <w:rPr>
                  <w:rFonts w:hint="default" w:ascii="DejaVu Math TeX Gyre" w:hAnsi="DejaVu Math TeX Gyre" w:cstheme="minorBidi"/>
                  <w:kern w:val="2"/>
                  <w:sz w:val="24"/>
                  <w:szCs w:val="22"/>
                  <w:lang w:eastAsia="zh-Hans" w:bidi="ar-SA"/>
                </w:rPr>
              </m:ctrlPr>
            </m:e>
            <m:sub>
              <m:r>
                <m:rPr>
                  <m:sty m:val="p"/>
                </m:rPr>
                <w:rPr>
                  <w:rFonts w:hint="default" w:ascii="DejaVu Math TeX Gyre" w:hAnsi="DejaVu Math TeX Gyre" w:cstheme="minorBidi"/>
                  <w:kern w:val="2"/>
                  <w:sz w:val="24"/>
                  <w:szCs w:val="22"/>
                  <w:lang w:eastAsia="zh-Hans" w:bidi="ar-SA"/>
                </w:rPr>
                <m:t>i</m:t>
              </m:r>
              <m:ctrlPr>
                <w:rPr>
                  <w:rFonts w:hint="default" w:ascii="DejaVu Math TeX Gyre" w:hAnsi="DejaVu Math TeX Gyre" w:cstheme="minorBidi"/>
                  <w:kern w:val="2"/>
                  <w:sz w:val="24"/>
                  <w:szCs w:val="22"/>
                  <w:lang w:eastAsia="zh-Hans" w:bidi="ar-SA"/>
                </w:rPr>
              </m:ctrlPr>
            </m:sub>
          </m:sSub>
          <m:r>
            <m:rPr>
              <m:sty m:val="p"/>
            </m:rPr>
            <w:rPr>
              <w:rFonts w:hint="default" w:ascii="DejaVu Math TeX Gyre" w:hAnsi="DejaVu Math TeX Gyre" w:cstheme="minorBidi"/>
              <w:kern w:val="2"/>
              <w:sz w:val="24"/>
              <w:szCs w:val="22"/>
              <w:lang w:eastAsia="zh-Hans" w:bidi="ar-SA"/>
            </w:rPr>
            <m:t xml:space="preserve"> </m:t>
          </m:r>
          <m:r>
            <m:rPr>
              <m:sty m:val="p"/>
            </m:rPr>
            <w:rPr>
              <w:rFonts w:ascii="DejaVu Math TeX Gyre" w:hAnsi="DejaVu Math TeX Gyre" w:cs="Verdana"/>
              <w:kern w:val="2"/>
              <w:sz w:val="24"/>
              <w:szCs w:val="22"/>
              <w:lang w:bidi="ar-SA"/>
            </w:rPr>
            <m:t>∈</m:t>
          </m:r>
          <m:r>
            <m:rPr>
              <m:sty m:val="p"/>
            </m:rPr>
            <w:rPr>
              <w:rFonts w:hint="default" w:ascii="DejaVu Math TeX Gyre" w:hAnsi="DejaVu Math TeX Gyre" w:cs="Verdana"/>
              <w:kern w:val="2"/>
              <w:sz w:val="24"/>
              <w:szCs w:val="22"/>
              <w:lang w:eastAsia="zh-Hans" w:bidi="ar-SA"/>
            </w:rPr>
            <m:t xml:space="preserve"> p</m:t>
          </m:r>
        </m:oMath>
      </m:oMathPara>
    </w:p>
    <w:p>
      <w:pPr>
        <w:widowControl w:val="0"/>
        <w:numPr>
          <w:ilvl w:val="0"/>
          <w:numId w:val="0"/>
        </w:numPr>
        <w:spacing w:line="360" w:lineRule="auto"/>
        <w:ind w:firstLine="420" w:firstLineChars="0"/>
        <w:jc w:val="both"/>
        <w:rPr>
          <w:rFonts w:hint="default" w:hAnsi="DejaVu Math TeX Gyre" w:cs="Verdana"/>
          <w:i w:val="0"/>
          <w:kern w:val="2"/>
          <w:sz w:val="24"/>
          <w:szCs w:val="22"/>
          <w:lang w:eastAsia="zh-Hans" w:bidi="ar-SA"/>
        </w:rPr>
      </w:pPr>
      <w:r>
        <w:rPr>
          <w:rFonts w:hint="eastAsia" w:hAnsi="DejaVu Math TeX Gyre" w:cs="Verdana"/>
          <w:i w:val="0"/>
          <w:kern w:val="2"/>
          <w:sz w:val="24"/>
          <w:szCs w:val="22"/>
          <w:lang w:val="en-US" w:eastAsia="zh-Hans" w:bidi="ar-SA"/>
        </w:rPr>
        <w:t>然后使用WT对HC和OF进行加权</w:t>
      </w:r>
      <w:r>
        <w:rPr>
          <w:rFonts w:hint="default" w:hAnsi="DejaVu Math TeX Gyre" w:cs="Verdana"/>
          <w:i w:val="0"/>
          <w:kern w:val="2"/>
          <w:sz w:val="24"/>
          <w:szCs w:val="22"/>
          <w:lang w:eastAsia="zh-Hans" w:bidi="ar-SA"/>
        </w:rPr>
        <w:t>，</w:t>
      </w:r>
      <w:r>
        <w:rPr>
          <w:rFonts w:hint="eastAsia" w:hAnsi="DejaVu Math TeX Gyre" w:cs="Verdana"/>
          <w:i w:val="0"/>
          <w:kern w:val="2"/>
          <w:sz w:val="24"/>
          <w:szCs w:val="22"/>
          <w:lang w:val="en-US" w:eastAsia="zh-Hans" w:bidi="ar-SA"/>
        </w:rPr>
        <w:t>WT值较小的路径更适合被选择作为路由路径</w:t>
      </w:r>
      <w:r>
        <w:rPr>
          <w:rFonts w:hint="default" w:hAnsi="DejaVu Math TeX Gyre" w:cs="Verdana"/>
          <w:i w:val="0"/>
          <w:kern w:val="2"/>
          <w:sz w:val="24"/>
          <w:szCs w:val="22"/>
          <w:lang w:eastAsia="zh-Hans" w:bidi="ar-SA"/>
        </w:rPr>
        <w:t>，</w:t>
      </w:r>
      <w:r>
        <w:rPr>
          <w:rFonts w:hint="eastAsia" w:hAnsi="DejaVu Math TeX Gyre" w:cs="Verdana"/>
          <w:i w:val="0"/>
          <w:kern w:val="2"/>
          <w:sz w:val="24"/>
          <w:szCs w:val="22"/>
          <w:lang w:val="en-US" w:eastAsia="zh-Hans" w:bidi="ar-SA"/>
        </w:rPr>
        <w:t>WT的定义如下</w:t>
      </w:r>
      <w:r>
        <w:rPr>
          <w:rFonts w:hint="default" w:hAnsi="DejaVu Math TeX Gyre" w:cs="Verdana"/>
          <w:i w:val="0"/>
          <w:kern w:val="2"/>
          <w:sz w:val="24"/>
          <w:szCs w:val="22"/>
          <w:lang w:eastAsia="zh-Hans" w:bidi="ar-SA"/>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firstLineChars="0"/>
        <w:jc w:val="left"/>
        <w:rPr>
          <w:rFonts w:hint="default" w:hAnsi="DejaVu Math TeX Gyre" w:cs="Verdana"/>
          <w:i w:val="0"/>
          <w:kern w:val="2"/>
          <w:sz w:val="24"/>
          <w:szCs w:val="22"/>
          <w:lang w:eastAsia="zh-Hans" w:bidi="ar-SA"/>
        </w:rPr>
      </w:pPr>
      <m:oMathPara>
        <m:oMath>
          <m:r>
            <m:rPr>
              <m:sty m:val="p"/>
            </m:rPr>
            <w:rPr>
              <w:rFonts w:hint="eastAsia" w:ascii="DejaVu Math TeX Gyre" w:hAnsi="DejaVu Math TeX Gyre" w:cs="Verdana"/>
              <w:kern w:val="2"/>
              <w:sz w:val="24"/>
              <w:szCs w:val="22"/>
              <w:lang w:val="en-US" w:eastAsia="zh-Hans" w:bidi="ar-SA"/>
            </w:rPr>
            <m:t>WT</m:t>
          </m:r>
          <m:r>
            <m:rPr>
              <m:sty m:val="p"/>
            </m:rPr>
            <w:rPr>
              <w:rFonts w:hint="default" w:ascii="DejaVu Math TeX Gyre" w:hAnsi="DejaVu Math TeX Gyre" w:cs="Verdana"/>
              <w:kern w:val="2"/>
              <w:sz w:val="24"/>
              <w:szCs w:val="22"/>
              <w:lang w:eastAsia="zh-Hans" w:bidi="ar-SA"/>
            </w:rPr>
            <m:t>=</m:t>
          </m:r>
          <m:f>
            <m:fPr>
              <m:ctrlPr>
                <w:rPr>
                  <w:rFonts w:hint="default" w:ascii="DejaVu Math TeX Gyre" w:hAnsi="DejaVu Math TeX Gyre" w:cs="Verdana"/>
                  <w:i w:val="0"/>
                  <w:kern w:val="2"/>
                  <w:sz w:val="24"/>
                  <w:szCs w:val="22"/>
                  <w:lang w:eastAsia="zh-Hans" w:bidi="ar-SA"/>
                </w:rPr>
              </m:ctrlPr>
            </m:fPr>
            <m:num>
              <m:r>
                <m:rPr>
                  <m:sty m:val="p"/>
                </m:rPr>
                <w:rPr>
                  <w:rFonts w:hint="default" w:ascii="DejaVu Math TeX Gyre" w:hAnsi="DejaVu Math TeX Gyre" w:cs="Verdana"/>
                  <w:kern w:val="2"/>
                  <w:sz w:val="24"/>
                  <w:szCs w:val="22"/>
                  <w:lang w:eastAsia="zh-Hans" w:bidi="ar-SA"/>
                </w:rPr>
                <m:t>HC</m:t>
              </m:r>
              <m:ctrlPr>
                <w:rPr>
                  <w:rFonts w:hint="default" w:ascii="DejaVu Math TeX Gyre" w:hAnsi="DejaVu Math TeX Gyre" w:cs="Verdana"/>
                  <w:i w:val="0"/>
                  <w:kern w:val="2"/>
                  <w:sz w:val="24"/>
                  <w:szCs w:val="22"/>
                  <w:lang w:eastAsia="zh-Hans" w:bidi="ar-SA"/>
                </w:rPr>
              </m:ctrlPr>
            </m:num>
            <m:den>
              <m:r>
                <m:rPr>
                  <m:sty m:val="p"/>
                </m:rPr>
                <w:rPr>
                  <w:rFonts w:hint="default" w:ascii="DejaVu Math TeX Gyre" w:hAnsi="DejaVu Math TeX Gyre" w:cs="Verdana"/>
                  <w:kern w:val="2"/>
                  <w:sz w:val="24"/>
                  <w:szCs w:val="22"/>
                  <w:lang w:eastAsia="zh-Hans" w:bidi="ar-SA"/>
                </w:rPr>
                <m:t>2(1+|</m:t>
              </m:r>
              <m:r>
                <m:rPr>
                  <m:sty m:val="p"/>
                </m:rPr>
                <w:rPr>
                  <w:rFonts w:ascii="DejaVu Math TeX Gyre" w:hAnsi="DejaVu Math TeX Gyre" w:cs="Verdana"/>
                  <w:kern w:val="2"/>
                  <w:sz w:val="24"/>
                  <w:szCs w:val="22"/>
                  <w:lang w:bidi="ar-SA"/>
                </w:rPr>
                <m:t>ε</m:t>
              </m:r>
              <m:r>
                <m:rPr>
                  <m:sty m:val="p"/>
                </m:rPr>
                <w:rPr>
                  <w:rFonts w:hint="default" w:ascii="DejaVu Math TeX Gyre" w:hAnsi="DejaVu Math TeX Gyre" w:cs="Verdana"/>
                  <w:kern w:val="2"/>
                  <w:sz w:val="24"/>
                  <w:szCs w:val="22"/>
                  <w:lang w:eastAsia="zh-Hans" w:bidi="ar-SA"/>
                </w:rPr>
                <m:t>|)</m:t>
              </m:r>
              <m:ctrlPr>
                <w:rPr>
                  <w:rFonts w:hint="default" w:ascii="DejaVu Math TeX Gyre" w:hAnsi="DejaVu Math TeX Gyre" w:cs="Verdana"/>
                  <w:i w:val="0"/>
                  <w:kern w:val="2"/>
                  <w:sz w:val="24"/>
                  <w:szCs w:val="22"/>
                  <w:lang w:eastAsia="zh-Hans" w:bidi="ar-SA"/>
                </w:rPr>
              </m:ctrlPr>
            </m:den>
          </m:f>
          <m:r>
            <m:rPr>
              <m:sty m:val="p"/>
            </m:rPr>
            <w:rPr>
              <w:rFonts w:hint="default" w:ascii="DejaVu Math TeX Gyre" w:hAnsi="DejaVu Math TeX Gyre" w:cs="Verdana"/>
              <w:kern w:val="2"/>
              <w:sz w:val="24"/>
              <w:szCs w:val="22"/>
              <w:lang w:eastAsia="zh-Hans" w:bidi="ar-SA"/>
            </w:rPr>
            <m:t>+</m:t>
          </m:r>
          <m:f>
            <m:fPr>
              <m:ctrlPr>
                <w:rPr>
                  <w:rFonts w:hint="default" w:ascii="DejaVu Math TeX Gyre" w:hAnsi="DejaVu Math TeX Gyre" w:cs="Verdana"/>
                  <w:i w:val="0"/>
                  <w:kern w:val="2"/>
                  <w:sz w:val="24"/>
                  <w:szCs w:val="22"/>
                  <w:lang w:eastAsia="zh-Hans" w:bidi="ar-SA"/>
                </w:rPr>
              </m:ctrlPr>
            </m:fPr>
            <m:num>
              <m:r>
                <m:rPr>
                  <m:sty m:val="p"/>
                </m:rPr>
                <w:rPr>
                  <w:rFonts w:hint="default" w:ascii="DejaVu Math TeX Gyre" w:hAnsi="DejaVu Math TeX Gyre" w:cs="Verdana"/>
                  <w:kern w:val="2"/>
                  <w:sz w:val="24"/>
                  <w:szCs w:val="22"/>
                  <w:lang w:eastAsia="zh-Hans" w:bidi="ar-SA"/>
                </w:rPr>
                <m:t>OF</m:t>
              </m:r>
              <m:ctrlPr>
                <w:rPr>
                  <w:rFonts w:hint="default" w:ascii="DejaVu Math TeX Gyre" w:hAnsi="DejaVu Math TeX Gyre" w:cs="Verdana"/>
                  <w:i w:val="0"/>
                  <w:kern w:val="2"/>
                  <w:sz w:val="24"/>
                  <w:szCs w:val="22"/>
                  <w:lang w:eastAsia="zh-Hans" w:bidi="ar-SA"/>
                </w:rPr>
              </m:ctrlPr>
            </m:num>
            <m:den>
              <m:r>
                <m:rPr>
                  <m:sty m:val="p"/>
                </m:rPr>
                <w:rPr>
                  <w:rFonts w:hint="default" w:ascii="DejaVu Math TeX Gyre" w:hAnsi="DejaVu Math TeX Gyre" w:cs="Verdana"/>
                  <w:kern w:val="2"/>
                  <w:sz w:val="24"/>
                  <w:szCs w:val="22"/>
                  <w:lang w:eastAsia="zh-Hans" w:bidi="ar-SA"/>
                </w:rPr>
                <m:t>2(1+|</m:t>
              </m:r>
              <m:sSub>
                <m:sSubPr>
                  <m:ctrlPr>
                    <w:rPr>
                      <w:rFonts w:hint="default" w:ascii="DejaVu Math TeX Gyre" w:hAnsi="DejaVu Math TeX Gyre" w:cs="Verdana"/>
                      <w:i w:val="0"/>
                      <w:kern w:val="2"/>
                      <w:sz w:val="24"/>
                      <w:szCs w:val="22"/>
                      <w:lang w:eastAsia="zh-Hans" w:bidi="ar-SA"/>
                    </w:rPr>
                  </m:ctrlPr>
                </m:sSubPr>
                <m:e>
                  <m:r>
                    <m:rPr>
                      <m:sty m:val="p"/>
                    </m:rPr>
                    <w:rPr>
                      <w:rFonts w:hint="default" w:ascii="DejaVu Math TeX Gyre" w:hAnsi="DejaVu Math TeX Gyre" w:cs="Verdana"/>
                      <w:kern w:val="2"/>
                      <w:sz w:val="24"/>
                      <w:szCs w:val="22"/>
                      <w:lang w:eastAsia="zh-Hans" w:bidi="ar-SA"/>
                    </w:rPr>
                    <m:t>F</m:t>
                  </m:r>
                  <m:ctrlPr>
                    <w:rPr>
                      <w:rFonts w:hint="default" w:ascii="DejaVu Math TeX Gyre" w:hAnsi="DejaVu Math TeX Gyre" w:cs="Verdana"/>
                      <w:i w:val="0"/>
                      <w:kern w:val="2"/>
                      <w:sz w:val="24"/>
                      <w:szCs w:val="22"/>
                      <w:lang w:eastAsia="zh-Hans" w:bidi="ar-SA"/>
                    </w:rPr>
                  </m:ctrlPr>
                </m:e>
                <m:sub>
                  <m:r>
                    <m:rPr>
                      <m:sty m:val="p"/>
                    </m:rPr>
                    <w:rPr>
                      <w:rFonts w:hint="default" w:ascii="DejaVu Math TeX Gyre" w:hAnsi="DejaVu Math TeX Gyre" w:cs="Verdana"/>
                      <w:kern w:val="2"/>
                      <w:sz w:val="24"/>
                      <w:szCs w:val="22"/>
                      <w:lang w:eastAsia="zh-Hans" w:bidi="ar-SA"/>
                    </w:rPr>
                    <m:t>c</m:t>
                  </m:r>
                  <m:ctrlPr>
                    <w:rPr>
                      <w:rFonts w:hint="default" w:ascii="DejaVu Math TeX Gyre" w:hAnsi="DejaVu Math TeX Gyre" w:cs="Verdana"/>
                      <w:i w:val="0"/>
                      <w:kern w:val="2"/>
                      <w:sz w:val="24"/>
                      <w:szCs w:val="22"/>
                      <w:lang w:eastAsia="zh-Hans" w:bidi="ar-SA"/>
                    </w:rPr>
                  </m:ctrlPr>
                </m:sub>
              </m:sSub>
              <m:r>
                <m:rPr>
                  <m:sty m:val="p"/>
                </m:rPr>
                <w:rPr>
                  <w:rFonts w:hint="default" w:ascii="DejaVu Math TeX Gyre" w:hAnsi="DejaVu Math TeX Gyre" w:cs="Verdana"/>
                  <w:kern w:val="2"/>
                  <w:sz w:val="24"/>
                  <w:szCs w:val="22"/>
                  <w:lang w:eastAsia="zh-Hans" w:bidi="ar-SA"/>
                </w:rPr>
                <m:t>|)</m:t>
              </m:r>
              <m:ctrlPr>
                <w:rPr>
                  <w:rFonts w:hint="default" w:ascii="DejaVu Math TeX Gyre" w:hAnsi="DejaVu Math TeX Gyre" w:cs="Verdana"/>
                  <w:i w:val="0"/>
                  <w:kern w:val="2"/>
                  <w:sz w:val="24"/>
                  <w:szCs w:val="22"/>
                  <w:lang w:eastAsia="zh-Hans" w:bidi="ar-SA"/>
                </w:rPr>
              </m:ctrlPr>
            </m:den>
          </m:f>
        </m:oMath>
      </m:oMathPara>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firstLineChars="0"/>
        <w:jc w:val="left"/>
        <w:rPr>
          <w:rFonts w:hint="default" w:hAnsi="DejaVu Math TeX Gyre" w:cs="Verdana"/>
          <w:i w:val="0"/>
          <w:iCs w:val="0"/>
          <w:kern w:val="2"/>
          <w:sz w:val="24"/>
          <w:szCs w:val="22"/>
          <w:lang w:eastAsia="zh-Hans" w:bidi="ar-SA"/>
        </w:rPr>
      </w:pPr>
      <w:r>
        <w:rPr>
          <w:rFonts w:hint="eastAsia" w:hAnsi="DejaVu Math TeX Gyre" w:cs="Verdana"/>
          <w:i w:val="0"/>
          <w:iCs w:val="0"/>
          <w:kern w:val="2"/>
          <w:sz w:val="24"/>
          <w:szCs w:val="22"/>
          <w:lang w:val="en-US" w:eastAsia="zh-Hans" w:bidi="ar-SA"/>
        </w:rPr>
        <w:t>预路由算法如表</w:t>
      </w:r>
      <w:r>
        <w:rPr>
          <w:rFonts w:hint="default" w:hAnsi="DejaVu Math TeX Gyre" w:cs="Verdana"/>
          <w:i w:val="0"/>
          <w:iCs w:val="0"/>
          <w:kern w:val="2"/>
          <w:sz w:val="24"/>
          <w:szCs w:val="22"/>
          <w:lang w:eastAsia="zh-Hans" w:bidi="ar-SA"/>
        </w:rPr>
        <w:t>2</w:t>
      </w:r>
      <w:r>
        <w:rPr>
          <w:rFonts w:hint="eastAsia" w:hAnsi="DejaVu Math TeX Gyre" w:cs="Verdana"/>
          <w:i w:val="0"/>
          <w:iCs w:val="0"/>
          <w:kern w:val="2"/>
          <w:sz w:val="24"/>
          <w:szCs w:val="22"/>
          <w:lang w:val="en-US" w:eastAsia="zh-Hans" w:bidi="ar-SA"/>
        </w:rPr>
        <w:t>所示</w:t>
      </w:r>
      <w:r>
        <w:rPr>
          <w:rFonts w:hint="default" w:hAnsi="DejaVu Math TeX Gyre" w:cs="Verdana"/>
          <w:i w:val="0"/>
          <w:iCs w:val="0"/>
          <w:kern w:val="2"/>
          <w:sz w:val="24"/>
          <w:szCs w:val="22"/>
          <w:lang w:eastAsia="zh-Hans" w:bidi="ar-SA"/>
        </w:rPr>
        <w:t>，</w:t>
      </w:r>
      <w:r>
        <w:rPr>
          <w:rFonts w:hint="eastAsia" w:hAnsi="DejaVu Math TeX Gyre" w:cs="Verdana"/>
          <w:i w:val="0"/>
          <w:iCs w:val="0"/>
          <w:kern w:val="2"/>
          <w:sz w:val="24"/>
          <w:szCs w:val="22"/>
          <w:lang w:val="en-US" w:eastAsia="zh-Hans" w:bidi="ar-SA"/>
        </w:rPr>
        <w:t>首先初始化流f</w:t>
      </w:r>
      <w:r>
        <w:rPr>
          <w:rFonts w:hint="default" w:hAnsi="DejaVu Math TeX Gyre" w:cs="Verdana"/>
          <w:i w:val="0"/>
          <w:iCs w:val="0"/>
          <w:kern w:val="2"/>
          <w:sz w:val="24"/>
          <w:szCs w:val="22"/>
          <w:lang w:eastAsia="zh-Hans" w:bidi="ar-SA"/>
        </w:rPr>
        <w:t>，</w:t>
      </w:r>
      <w:r>
        <w:rPr>
          <w:rFonts w:hint="eastAsia" w:hAnsi="DejaVu Math TeX Gyre" w:cs="Verdana"/>
          <w:i w:val="0"/>
          <w:iCs w:val="0"/>
          <w:kern w:val="2"/>
          <w:sz w:val="24"/>
          <w:szCs w:val="22"/>
          <w:lang w:val="en-US" w:eastAsia="zh-Hans" w:bidi="ar-SA"/>
        </w:rPr>
        <w:t>然后计算出从</w:t>
      </w:r>
      <w:r>
        <w:rPr>
          <w:rFonts w:hint="default" w:hAnsi="DejaVu Math TeX Gyre" w:cs="Verdana"/>
          <w:i w:val="0"/>
          <w:iCs w:val="0"/>
          <w:kern w:val="2"/>
          <w:sz w:val="24"/>
          <w:szCs w:val="22"/>
          <w:lang w:eastAsia="zh-Hans" w:bidi="ar-SA"/>
        </w:rPr>
        <w:t>f.s</w:t>
      </w:r>
      <w:r>
        <w:rPr>
          <w:rFonts w:hint="eastAsia" w:hAnsi="DejaVu Math TeX Gyre" w:cs="Verdana"/>
          <w:i w:val="0"/>
          <w:iCs w:val="0"/>
          <w:kern w:val="2"/>
          <w:sz w:val="24"/>
          <w:szCs w:val="22"/>
          <w:lang w:val="en-US" w:eastAsia="zh-Hans" w:bidi="ar-SA"/>
        </w:rPr>
        <w:t>到</w:t>
      </w:r>
      <w:r>
        <w:rPr>
          <w:rFonts w:hint="default" w:hAnsi="DejaVu Math TeX Gyre" w:cs="Verdana"/>
          <w:i w:val="0"/>
          <w:iCs w:val="0"/>
          <w:kern w:val="2"/>
          <w:sz w:val="24"/>
          <w:szCs w:val="22"/>
          <w:lang w:eastAsia="zh-Hans" w:bidi="ar-SA"/>
        </w:rPr>
        <w:t>f.d</w:t>
      </w:r>
      <w:r>
        <w:rPr>
          <w:rFonts w:hint="eastAsia" w:hAnsi="DejaVu Math TeX Gyre" w:cs="Verdana"/>
          <w:i w:val="0"/>
          <w:iCs w:val="0"/>
          <w:kern w:val="2"/>
          <w:sz w:val="24"/>
          <w:szCs w:val="22"/>
          <w:lang w:val="en-US" w:eastAsia="zh-Hans" w:bidi="ar-SA"/>
        </w:rPr>
        <w:t>的所有简单路径ASP</w:t>
      </w:r>
      <w:r>
        <w:rPr>
          <w:rFonts w:hint="default" w:hAnsi="DejaVu Math TeX Gyre" w:cs="Verdana"/>
          <w:i w:val="0"/>
          <w:iCs w:val="0"/>
          <w:kern w:val="2"/>
          <w:sz w:val="24"/>
          <w:szCs w:val="22"/>
          <w:lang w:eastAsia="zh-Hans" w:bidi="ar-SA"/>
        </w:rPr>
        <w:t>（</w:t>
      </w:r>
      <w:r>
        <w:rPr>
          <w:rFonts w:hint="eastAsia" w:hAnsi="DejaVu Math TeX Gyre" w:cs="Verdana"/>
          <w:i w:val="0"/>
          <w:iCs w:val="0"/>
          <w:kern w:val="2"/>
          <w:sz w:val="24"/>
          <w:szCs w:val="22"/>
          <w:lang w:val="en-US" w:eastAsia="zh-Hans" w:bidi="ar-SA"/>
        </w:rPr>
        <w:t>没有重复节点的路径</w:t>
      </w:r>
      <w:r>
        <w:rPr>
          <w:rFonts w:hint="default" w:hAnsi="DejaVu Math TeX Gyre" w:cs="Verdana"/>
          <w:i w:val="0"/>
          <w:iCs w:val="0"/>
          <w:kern w:val="2"/>
          <w:sz w:val="24"/>
          <w:szCs w:val="22"/>
          <w:lang w:eastAsia="zh-Hans" w:bidi="ar-SA"/>
        </w:rPr>
        <w:t>）。</w:t>
      </w:r>
      <w:r>
        <w:rPr>
          <w:rFonts w:hint="eastAsia" w:hAnsi="DejaVu Math TeX Gyre" w:cs="Verdana"/>
          <w:i w:val="0"/>
          <w:iCs w:val="0"/>
          <w:kern w:val="2"/>
          <w:sz w:val="24"/>
          <w:szCs w:val="22"/>
          <w:lang w:val="en-US" w:eastAsia="zh-Hans" w:bidi="ar-SA"/>
        </w:rPr>
        <w:t>随后针对ASP中的每条简单路径</w:t>
      </w:r>
      <w:r>
        <w:rPr>
          <w:rFonts w:hint="default" w:hAnsi="DejaVu Math TeX Gyre" w:cs="Verdana"/>
          <w:i w:val="0"/>
          <w:iCs w:val="0"/>
          <w:kern w:val="2"/>
          <w:sz w:val="24"/>
          <w:szCs w:val="22"/>
          <w:lang w:eastAsia="zh-Hans" w:bidi="ar-SA"/>
        </w:rPr>
        <w:t>，</w:t>
      </w:r>
      <w:r>
        <w:rPr>
          <w:rFonts w:hint="eastAsia" w:hAnsi="DejaVu Math TeX Gyre" w:cs="Verdana"/>
          <w:i w:val="0"/>
          <w:iCs w:val="0"/>
          <w:kern w:val="2"/>
          <w:sz w:val="24"/>
          <w:szCs w:val="22"/>
          <w:lang w:val="en-US" w:eastAsia="zh-Hans" w:bidi="ar-SA"/>
        </w:rPr>
        <w:t>计算路径的WT值</w:t>
      </w:r>
      <w:r>
        <w:rPr>
          <w:rFonts w:hint="default" w:hAnsi="DejaVu Math TeX Gyre" w:cs="Verdana"/>
          <w:i w:val="0"/>
          <w:iCs w:val="0"/>
          <w:kern w:val="2"/>
          <w:sz w:val="24"/>
          <w:szCs w:val="22"/>
          <w:lang w:eastAsia="zh-Hans" w:bidi="ar-SA"/>
        </w:rPr>
        <w:t>，</w:t>
      </w:r>
      <w:r>
        <w:rPr>
          <w:rFonts w:hint="eastAsia" w:hAnsi="DejaVu Math TeX Gyre" w:cs="Verdana"/>
          <w:i w:val="0"/>
          <w:iCs w:val="0"/>
          <w:kern w:val="2"/>
          <w:sz w:val="24"/>
          <w:szCs w:val="22"/>
          <w:lang w:val="en-US" w:eastAsia="zh-Hans" w:bidi="ar-SA"/>
        </w:rPr>
        <w:t>并根据WT值从小到大来对路径进行排序</w:t>
      </w:r>
      <w:r>
        <w:rPr>
          <w:rFonts w:hint="default" w:hAnsi="DejaVu Math TeX Gyre" w:cs="Verdana"/>
          <w:i w:val="0"/>
          <w:iCs w:val="0"/>
          <w:kern w:val="2"/>
          <w:sz w:val="24"/>
          <w:szCs w:val="22"/>
          <w:lang w:eastAsia="zh-Hans" w:bidi="ar-SA"/>
        </w:rPr>
        <w:t>。</w:t>
      </w:r>
      <w:r>
        <w:rPr>
          <w:rFonts w:hint="eastAsia" w:hAnsi="DejaVu Math TeX Gyre" w:cs="Verdana"/>
          <w:i w:val="0"/>
          <w:iCs w:val="0"/>
          <w:kern w:val="2"/>
          <w:sz w:val="24"/>
          <w:szCs w:val="22"/>
          <w:lang w:val="en-US" w:eastAsia="zh-Hans" w:bidi="ar-SA"/>
        </w:rPr>
        <w:t>最后</w:t>
      </w:r>
      <w:r>
        <w:rPr>
          <w:rFonts w:hint="default" w:hAnsi="DejaVu Math TeX Gyre" w:cs="Verdana"/>
          <w:i w:val="0"/>
          <w:iCs w:val="0"/>
          <w:kern w:val="2"/>
          <w:sz w:val="24"/>
          <w:szCs w:val="22"/>
          <w:lang w:eastAsia="zh-Hans" w:bidi="ar-SA"/>
        </w:rPr>
        <w:t>，</w:t>
      </w:r>
      <w:r>
        <w:rPr>
          <w:rFonts w:hint="eastAsia" w:hAnsi="DejaVu Math TeX Gyre" w:cs="Verdana"/>
          <w:i w:val="0"/>
          <w:iCs w:val="0"/>
          <w:kern w:val="2"/>
          <w:sz w:val="24"/>
          <w:szCs w:val="22"/>
          <w:lang w:val="en-US" w:eastAsia="zh-Hans" w:bidi="ar-SA"/>
        </w:rPr>
        <w:t>从排序后的路径中选出若干条</w:t>
      </w:r>
      <w:r>
        <w:rPr>
          <w:rFonts w:hint="default" w:hAnsi="DejaVu Math TeX Gyre" w:cs="Verdana"/>
          <w:i w:val="0"/>
          <w:iCs w:val="0"/>
          <w:kern w:val="2"/>
          <w:sz w:val="24"/>
          <w:szCs w:val="22"/>
          <w:lang w:eastAsia="zh-Hans" w:bidi="ar-SA"/>
        </w:rPr>
        <w:t>，</w:t>
      </w:r>
      <w:r>
        <w:rPr>
          <w:rFonts w:hint="eastAsia" w:hAnsi="DejaVu Math TeX Gyre" w:cs="Verdana"/>
          <w:i w:val="0"/>
          <w:iCs w:val="0"/>
          <w:kern w:val="2"/>
          <w:sz w:val="24"/>
          <w:szCs w:val="22"/>
          <w:lang w:val="en-US" w:eastAsia="zh-Hans" w:bidi="ar-SA"/>
        </w:rPr>
        <w:t>组成路径集合R</w:t>
      </w:r>
      <w:r>
        <w:rPr>
          <w:rFonts w:hint="default" w:hAnsi="DejaVu Math TeX Gyre" w:cs="Verdana"/>
          <w:i w:val="0"/>
          <w:iCs w:val="0"/>
          <w:kern w:val="2"/>
          <w:sz w:val="24"/>
          <w:szCs w:val="22"/>
          <w:lang w:eastAsia="zh-Hans" w:bidi="ar-SA"/>
        </w:rPr>
        <w:t>，</w:t>
      </w:r>
      <w:r>
        <w:rPr>
          <w:rFonts w:hint="eastAsia" w:hAnsi="DejaVu Math TeX Gyre" w:cs="Verdana"/>
          <w:i w:val="0"/>
          <w:iCs w:val="0"/>
          <w:kern w:val="2"/>
          <w:sz w:val="24"/>
          <w:szCs w:val="22"/>
          <w:lang w:val="en-US" w:eastAsia="zh-Hans" w:bidi="ar-SA"/>
        </w:rPr>
        <w:t>传递给在线调度器</w:t>
      </w:r>
      <w:r>
        <w:rPr>
          <w:rFonts w:hint="default" w:hAnsi="DejaVu Math TeX Gyre" w:cs="Verdana"/>
          <w:i w:val="0"/>
          <w:iCs w:val="0"/>
          <w:kern w:val="2"/>
          <w:sz w:val="24"/>
          <w:szCs w:val="22"/>
          <w:lang w:eastAsia="zh-Hans" w:bidi="ar-SA"/>
        </w:rPr>
        <w:t>。</w:t>
      </w:r>
    </w:p>
    <w:p>
      <w:pPr>
        <w:jc w:val="center"/>
        <w:rPr>
          <w:rFonts w:hint="eastAsia" w:eastAsia="楷体"/>
          <w:szCs w:val="24"/>
        </w:rPr>
      </w:pPr>
      <w:r>
        <w:rPr>
          <w:rFonts w:hint="eastAsia" w:eastAsia="楷体"/>
          <w:szCs w:val="24"/>
        </w:rPr>
        <w:t>表</w:t>
      </w:r>
      <w:r>
        <w:rPr>
          <w:rFonts w:eastAsia="楷体"/>
          <w:szCs w:val="24"/>
        </w:rPr>
        <w:t>2</w:t>
      </w:r>
      <w:r>
        <w:rPr>
          <w:rFonts w:hint="eastAsia" w:eastAsia="楷体"/>
          <w:szCs w:val="24"/>
          <w:lang w:val="en-US" w:eastAsia="zh-CN"/>
        </w:rPr>
        <w:t xml:space="preserve"> </w:t>
      </w:r>
      <w:r>
        <w:rPr>
          <w:rFonts w:hint="eastAsia" w:eastAsia="楷体"/>
          <w:szCs w:val="24"/>
          <w:lang w:val="en-US" w:eastAsia="zh-Hans"/>
        </w:rPr>
        <w:t>预路由</w:t>
      </w:r>
      <w:r>
        <w:rPr>
          <w:rFonts w:hint="eastAsia" w:eastAsia="楷体"/>
          <w:szCs w:val="24"/>
        </w:rPr>
        <w:t>算法</w:t>
      </w:r>
    </w:p>
    <w:tbl>
      <w:tblPr>
        <w:tblStyle w:val="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8296" w:type="dxa"/>
          </w:tcPr>
          <w:p>
            <w:pPr>
              <w:rPr>
                <w:rFonts w:hint="default" w:eastAsia="宋体" w:cs="Times New Roman"/>
                <w:b/>
                <w:bCs/>
                <w:i w:val="0"/>
                <w:iCs w:val="0"/>
                <w:lang w:eastAsia="zh-CN"/>
              </w:rPr>
            </w:pPr>
            <w:r>
              <w:rPr>
                <w:rFonts w:hint="eastAsia" w:eastAsia="宋体" w:cs="Times New Roman"/>
                <w:i w:val="0"/>
                <w:iCs w:val="0"/>
                <w:lang w:val="en-US" w:eastAsia="zh-Hans"/>
              </w:rPr>
              <w:t>输入</w:t>
            </w:r>
            <w:r>
              <w:rPr>
                <w:rFonts w:eastAsia="宋体" w:cs="Times New Roman"/>
                <w:i w:val="0"/>
                <w:iCs w:val="0"/>
              </w:rPr>
              <w:t xml:space="preserve">: </w:t>
            </w:r>
            <w:r>
              <w:rPr>
                <w:rFonts w:hint="eastAsia" w:eastAsia="宋体" w:cs="Times New Roman"/>
                <w:i w:val="0"/>
                <w:iCs w:val="0"/>
                <w:lang w:val="en-US" w:eastAsia="zh-Hans"/>
              </w:rPr>
              <w:t>拓扑</w:t>
            </w:r>
            <w:r>
              <w:rPr>
                <w:rFonts w:hint="default" w:eastAsia="宋体" w:cs="Times New Roman"/>
                <w:i w:val="0"/>
                <w:iCs w:val="0"/>
                <w:lang w:eastAsia="zh-CN"/>
              </w:rPr>
              <w:t xml:space="preserve">G, </w:t>
            </w:r>
            <w:r>
              <w:rPr>
                <w:rFonts w:hint="eastAsia" w:eastAsia="宋体" w:cs="Times New Roman"/>
                <w:i w:val="0"/>
                <w:iCs w:val="0"/>
                <w:lang w:val="en-US" w:eastAsia="zh-Hans"/>
              </w:rPr>
              <w:t>新流</w:t>
            </w:r>
            <w:r>
              <w:rPr>
                <w:rFonts w:hint="default" w:eastAsia="宋体" w:cs="Times New Roman"/>
                <w:i w:val="0"/>
                <w:iCs w:val="0"/>
                <w:lang w:eastAsia="zh-CN"/>
              </w:rPr>
              <w:t xml:space="preserve"> </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i w:val="0"/>
                <w:iCs w:val="0"/>
                <w:lang w:eastAsia="zh-CN"/>
              </w:rPr>
              <w:t>, u[f][e]</w:t>
            </w:r>
          </w:p>
          <w:p>
            <w:pPr>
              <w:rPr>
                <w:rFonts w:hint="default" w:eastAsia="宋体" w:cs="Times New Roman"/>
                <w:i w:val="0"/>
                <w:iCs w:val="0"/>
                <w:lang w:eastAsia="zh-CN"/>
              </w:rPr>
            </w:pPr>
            <w:r>
              <w:rPr>
                <w:rFonts w:hint="eastAsia" w:eastAsia="宋体" w:cs="Times New Roman"/>
                <w:i w:val="0"/>
                <w:iCs w:val="0"/>
                <w:lang w:val="en-US" w:eastAsia="zh-Hans"/>
              </w:rPr>
              <w:t>输出</w:t>
            </w:r>
            <w:r>
              <w:rPr>
                <w:rFonts w:eastAsia="宋体" w:cs="Times New Roman"/>
                <w:i w:val="0"/>
                <w:iCs w:val="0"/>
              </w:rPr>
              <w:t>:</w:t>
            </w:r>
            <w:r>
              <w:rPr>
                <w:rFonts w:hint="eastAsia" w:eastAsia="宋体" w:cs="Times New Roman"/>
                <w:i w:val="0"/>
                <w:iCs w:val="0"/>
                <w:lang w:val="en-US" w:eastAsia="zh-CN"/>
              </w:rPr>
              <w:t xml:space="preserve"> </w:t>
            </w:r>
            <w:r>
              <w:rPr>
                <w:rFonts w:hint="eastAsia" w:eastAsia="宋体" w:cs="Times New Roman"/>
                <w:i w:val="0"/>
                <w:iCs w:val="0"/>
                <w:lang w:val="en-US" w:eastAsia="zh-Hans"/>
              </w:rPr>
              <w:t>已排序的路径集合</w:t>
            </w:r>
            <w:r>
              <w:rPr>
                <w:rFonts w:hint="default" w:eastAsia="宋体" w:cs="Times New Roman"/>
                <w:i w:val="0"/>
                <w:iCs w:val="0"/>
                <w:lang w:eastAsia="zh-CN"/>
              </w:rPr>
              <w:t xml:space="preserve"> 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8296" w:type="dxa"/>
          </w:tcPr>
          <w:p>
            <w:pPr>
              <w:rPr>
                <w:rFonts w:hint="default" w:eastAsia="宋体" w:cs="Times New Roman"/>
                <w:i w:val="0"/>
                <w:iCs w:val="0"/>
              </w:rPr>
            </w:pPr>
            <w:r>
              <w:rPr>
                <w:rFonts w:eastAsia="宋体" w:cs="Times New Roman"/>
                <w:i w:val="0"/>
                <w:iCs w:val="0"/>
              </w:rPr>
              <w:t xml:space="preserve">1: </w:t>
            </w:r>
            <w:r>
              <w:rPr>
                <w:rFonts w:hint="eastAsia" w:eastAsia="宋体" w:cs="Times New Roman"/>
                <w:i w:val="0"/>
                <w:iCs w:val="0"/>
                <w:lang w:val="en-US" w:eastAsia="zh-Hans"/>
              </w:rPr>
              <w:t>初始化</w:t>
            </w:r>
            <w:r>
              <w:rPr>
                <w:rFonts w:hint="default" w:eastAsia="宋体" w:cs="Times New Roman"/>
                <w:i w:val="0"/>
                <w:iCs w:val="0"/>
                <w:lang w:eastAsia="zh-CN"/>
              </w:rPr>
              <w:t xml:space="preserve"> </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i w:val="0"/>
                <w:iCs w:val="0"/>
                <w:lang w:eastAsia="zh-CN"/>
              </w:rPr>
              <w: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i w:val="0"/>
                <w:iCs w:val="0"/>
                <w:lang w:eastAsia="zh-CN"/>
              </w:rPr>
              <w:t>.s,</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i w:val="0"/>
                <w:iCs w:val="0"/>
                <w:lang w:eastAsia="zh-CN"/>
              </w:rPr>
              <w:t>.d,</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i w:val="0"/>
                <w:iCs w:val="0"/>
                <w:lang w:eastAsia="zh-CN"/>
              </w:rPr>
              <w:t>.p,</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i w:val="0"/>
                <w:iCs w:val="0"/>
                <w:lang w:eastAsia="zh-CN"/>
              </w:rPr>
              <w:t>.t,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i w:val="0"/>
                <w:iCs w:val="0"/>
                <w:lang w:eastAsia="zh-CN"/>
              </w:rPr>
              <w:t>.size) ;</w:t>
            </w:r>
          </w:p>
          <w:p>
            <w:pPr>
              <w:rPr>
                <w:rFonts w:hint="default" w:eastAsia="宋体" w:cs="Times New Roman"/>
                <w:i w:val="0"/>
                <w:iCs w:val="0"/>
                <w:lang w:eastAsia="zh-CN"/>
              </w:rPr>
            </w:pPr>
            <w:r>
              <w:rPr>
                <w:rFonts w:eastAsia="宋体" w:cs="Times New Roman"/>
                <w:i w:val="0"/>
                <w:iCs w:val="0"/>
              </w:rPr>
              <w:t>2:</w:t>
            </w:r>
            <w:r>
              <w:rPr>
                <w:rFonts w:hint="default" w:eastAsia="宋体" w:cs="Times New Roman"/>
                <w:i w:val="0"/>
                <w:iCs w:val="0"/>
              </w:rPr>
              <w:t xml:space="preserve"> </w:t>
            </w:r>
            <w:r>
              <w:rPr>
                <w:rFonts w:hint="eastAsia" w:eastAsia="宋体" w:cs="Times New Roman"/>
                <w:i w:val="0"/>
                <w:iCs w:val="0"/>
                <w:lang w:val="en-US" w:eastAsia="zh-Hans"/>
              </w:rPr>
              <w:t>计算</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i w:val="0"/>
                <w:iCs w:val="0"/>
                <w:lang w:eastAsia="zh-CN"/>
              </w:rPr>
              <w:t>.s</w:t>
            </w:r>
            <w:r>
              <w:rPr>
                <w:rFonts w:hint="eastAsia" w:eastAsia="宋体" w:cs="Times New Roman"/>
                <w:i w:val="0"/>
                <w:iCs w:val="0"/>
                <w:lang w:val="en-US" w:eastAsia="zh-Hans"/>
              </w:rPr>
              <w:t>到</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i w:val="0"/>
                <w:iCs w:val="0"/>
                <w:lang w:eastAsia="zh-CN"/>
              </w:rPr>
              <w:t>.d</w:t>
            </w:r>
            <w:r>
              <w:rPr>
                <w:rFonts w:hint="eastAsia" w:eastAsia="宋体" w:cs="Times New Roman"/>
                <w:i w:val="0"/>
                <w:iCs w:val="0"/>
                <w:lang w:val="en-US" w:eastAsia="zh-Hans"/>
              </w:rPr>
              <w:t>之间的所有简单路径集合ASP</w:t>
            </w:r>
            <w:r>
              <w:rPr>
                <w:rFonts w:hint="default" w:eastAsia="宋体" w:cs="Times New Roman"/>
                <w:i w:val="0"/>
                <w:iCs w:val="0"/>
                <w:lang w:eastAsia="zh-Hans"/>
              </w:rPr>
              <w:t>;</w:t>
            </w:r>
          </w:p>
          <w:p>
            <w:pPr>
              <w:numPr>
                <w:ilvl w:val="0"/>
                <w:numId w:val="0"/>
              </w:numPr>
              <w:rPr>
                <w:rFonts w:hint="default" w:eastAsia="宋体" w:cs="Times New Roman"/>
                <w:i w:val="0"/>
                <w:iCs w:val="0"/>
                <w:lang w:eastAsia="zh-Hans"/>
              </w:rPr>
            </w:pPr>
            <w:r>
              <w:rPr>
                <w:rFonts w:eastAsia="宋体" w:cs="Times New Roman"/>
                <w:i w:val="0"/>
                <w:iCs w:val="0"/>
              </w:rPr>
              <w:t>3</w:t>
            </w:r>
            <w:r>
              <w:rPr>
                <w:rFonts w:hint="default" w:eastAsia="宋体" w:cs="Times New Roman"/>
                <w:i w:val="0"/>
                <w:iCs w:val="0"/>
              </w:rPr>
              <w:t xml:space="preserve">: </w:t>
            </w:r>
            <w:r>
              <w:rPr>
                <w:rFonts w:hint="eastAsia" w:eastAsia="宋体" w:cs="Times New Roman"/>
                <w:i w:val="0"/>
                <w:iCs w:val="0"/>
                <w:lang w:val="en-US" w:eastAsia="zh-Hans"/>
              </w:rPr>
              <w:t>计算ASP中每条路径p的WT值</w:t>
            </w:r>
          </w:p>
          <w:p>
            <w:pPr>
              <w:ind w:left="720" w:hanging="720" w:hangingChars="300"/>
              <w:jc w:val="left"/>
              <w:rPr>
                <w:rFonts w:hint="eastAsia" w:eastAsia="宋体" w:cs="Times New Roman"/>
                <w:i w:val="0"/>
                <w:iCs w:val="0"/>
                <w:lang w:val="en-US" w:eastAsia="zh-Hans"/>
              </w:rPr>
            </w:pPr>
            <w:r>
              <w:rPr>
                <w:rFonts w:hint="default" w:eastAsia="宋体" w:cs="Times New Roman"/>
                <w:i w:val="0"/>
                <w:iCs w:val="0"/>
                <w:lang w:eastAsia="zh-CN"/>
              </w:rPr>
              <w:t>4</w:t>
            </w:r>
            <w:r>
              <w:rPr>
                <w:rFonts w:hint="eastAsia" w:eastAsia="宋体" w:cs="Times New Roman"/>
                <w:i w:val="0"/>
                <w:iCs w:val="0"/>
                <w:lang w:val="en-US" w:eastAsia="zh-CN"/>
              </w:rPr>
              <w:t>:</w:t>
            </w:r>
            <w:r>
              <w:rPr>
                <w:rFonts w:hint="default" w:eastAsia="宋体" w:cs="Times New Roman"/>
                <w:i w:val="0"/>
                <w:iCs w:val="0"/>
                <w:lang w:eastAsia="zh-CN"/>
              </w:rPr>
              <w:t xml:space="preserve"> </w:t>
            </w:r>
            <w:r>
              <w:rPr>
                <w:rFonts w:hint="eastAsia" w:eastAsia="宋体" w:cs="Times New Roman"/>
                <w:i w:val="0"/>
                <w:iCs w:val="0"/>
                <w:lang w:val="en-US" w:eastAsia="zh-Hans"/>
              </w:rPr>
              <w:t>根据WT值对ASP中每条路径进行升序排序</w:t>
            </w:r>
          </w:p>
          <w:p>
            <w:pPr>
              <w:ind w:left="720" w:hanging="720" w:hangingChars="300"/>
              <w:jc w:val="left"/>
              <w:rPr>
                <w:rFonts w:hint="default" w:eastAsia="宋体" w:cs="Times New Roman"/>
                <w:i w:val="0"/>
                <w:iCs w:val="0"/>
                <w:lang w:eastAsia="zh-CN"/>
              </w:rPr>
            </w:pPr>
            <w:r>
              <w:rPr>
                <w:rFonts w:hint="default" w:eastAsia="宋体" w:cs="Times New Roman"/>
                <w:i w:val="0"/>
                <w:iCs w:val="0"/>
                <w:lang w:eastAsia="zh-Hans"/>
              </w:rPr>
              <w:t>5</w:t>
            </w:r>
            <w:r>
              <w:rPr>
                <w:rFonts w:hint="eastAsia" w:eastAsia="宋体" w:cs="Times New Roman"/>
                <w:i w:val="0"/>
                <w:iCs w:val="0"/>
                <w:lang w:val="en-US" w:eastAsia="zh-Hans"/>
              </w:rPr>
              <w:t>:</w:t>
            </w:r>
            <w:r>
              <w:rPr>
                <w:rFonts w:hint="default" w:eastAsia="宋体" w:cs="Times New Roman"/>
                <w:i w:val="0"/>
                <w:iCs w:val="0"/>
                <w:lang w:eastAsia="zh-Hans"/>
              </w:rPr>
              <w:t xml:space="preserve"> </w:t>
            </w:r>
            <w:r>
              <w:rPr>
                <w:rFonts w:hint="eastAsia" w:eastAsia="宋体" w:cs="Times New Roman"/>
                <w:i w:val="0"/>
                <w:iCs w:val="0"/>
                <w:lang w:val="en-US" w:eastAsia="zh-Hans"/>
              </w:rPr>
              <w:t>取出ASP前若干条路径组成路径集合R</w:t>
            </w:r>
            <w:r>
              <w:rPr>
                <w:rFonts w:hint="default" w:eastAsia="宋体" w:cs="Times New Roman"/>
                <w:i w:val="0"/>
                <w:iCs w:val="0"/>
                <w:lang w:eastAsia="zh-CN"/>
              </w:rPr>
              <w:t>;</w:t>
            </w:r>
          </w:p>
          <w:p>
            <w:pPr>
              <w:ind w:left="240" w:hanging="240" w:hangingChars="100"/>
              <w:rPr>
                <w:rFonts w:hint="default" w:eastAsia="宋体" w:cs="Times New Roman"/>
                <w:i w:val="0"/>
                <w:iCs w:val="0"/>
                <w:lang w:eastAsia="zh-CN"/>
              </w:rPr>
            </w:pPr>
            <w:r>
              <w:rPr>
                <w:rFonts w:hint="default" w:eastAsia="宋体" w:cs="Times New Roman"/>
                <w:i w:val="0"/>
                <w:iCs w:val="0"/>
                <w:lang w:eastAsia="zh-CN"/>
              </w:rPr>
              <w:t>6</w:t>
            </w:r>
            <w:r>
              <w:rPr>
                <w:rFonts w:hint="eastAsia" w:eastAsia="宋体" w:cs="Times New Roman"/>
                <w:i w:val="0"/>
                <w:iCs w:val="0"/>
                <w:lang w:val="en-US" w:eastAsia="zh-CN"/>
              </w:rPr>
              <w:t>:</w:t>
            </w:r>
            <w:r>
              <w:rPr>
                <w:rFonts w:hint="default" w:eastAsia="宋体" w:cs="Times New Roman"/>
                <w:i w:val="0"/>
                <w:iCs w:val="0"/>
                <w:lang w:eastAsia="zh-CN"/>
              </w:rPr>
              <w:t xml:space="preserve"> </w:t>
            </w:r>
            <w:r>
              <w:rPr>
                <w:rFonts w:hint="eastAsia" w:eastAsia="宋体" w:cs="Times New Roman"/>
                <w:i w:val="0"/>
                <w:iCs w:val="0"/>
                <w:lang w:val="en-US" w:eastAsia="zh-Hans"/>
              </w:rPr>
              <w:t>返回</w:t>
            </w:r>
            <w:r>
              <w:rPr>
                <w:rFonts w:hint="default" w:eastAsia="宋体" w:cs="Times New Roman"/>
                <w:i w:val="0"/>
                <w:iCs w:val="0"/>
                <w:lang w:eastAsia="zh-CN"/>
              </w:rPr>
              <w:t>R;</w:t>
            </w:r>
          </w:p>
        </w:tc>
      </w:tr>
    </w:tbl>
    <w:p>
      <w:pPr>
        <w:jc w:val="center"/>
        <w:rPr>
          <w:rFonts w:hint="eastAsia" w:eastAsia="楷体"/>
          <w:szCs w:val="24"/>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firstLineChars="0"/>
        <w:jc w:val="left"/>
        <w:rPr>
          <w:rFonts w:hint="default" w:hAnsi="DejaVu Math TeX Gyre" w:cs="Verdana"/>
          <w:i w:val="0"/>
          <w:kern w:val="2"/>
          <w:sz w:val="24"/>
          <w:szCs w:val="22"/>
          <w:lang w:val="en-US" w:eastAsia="zh-Hans" w:bidi="ar-SA"/>
        </w:rPr>
      </w:pPr>
      <w:r>
        <w:rPr>
          <w:rFonts w:hint="default" w:hAnsi="DejaVu Math TeX Gyre" w:cs="Verdana"/>
          <w:i w:val="0"/>
          <w:kern w:val="2"/>
          <w:sz w:val="24"/>
          <w:szCs w:val="22"/>
          <w:lang w:eastAsia="zh-Hans" w:bidi="ar-SA"/>
        </w:rPr>
        <w:t>2）</w:t>
      </w:r>
      <w:r>
        <w:rPr>
          <w:rFonts w:hint="eastAsia" w:hAnsi="DejaVu Math TeX Gyre" w:cs="Verdana"/>
          <w:i w:val="0"/>
          <w:kern w:val="2"/>
          <w:sz w:val="24"/>
          <w:szCs w:val="22"/>
          <w:lang w:val="en-US" w:eastAsia="zh-Hans" w:bidi="ar-SA"/>
        </w:rPr>
        <w:t>增量路由和调度机制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firstLineChars="0"/>
        <w:jc w:val="left"/>
        <w:rPr>
          <w:rFonts w:hint="default" w:hAnsi="DejaVu Math TeX Gyre" w:cs="Verdana"/>
          <w:i w:val="0"/>
          <w:kern w:val="2"/>
          <w:sz w:val="24"/>
          <w:szCs w:val="22"/>
          <w:lang w:eastAsia="zh-Hans" w:bidi="ar-SA"/>
        </w:rPr>
      </w:pPr>
      <w:r>
        <w:rPr>
          <w:rFonts w:hint="eastAsia" w:hAnsi="DejaVu Math TeX Gyre" w:cs="Verdana"/>
          <w:i w:val="0"/>
          <w:kern w:val="2"/>
          <w:sz w:val="24"/>
          <w:szCs w:val="22"/>
          <w:lang w:val="en-US" w:eastAsia="zh-Hans" w:bidi="ar-SA"/>
        </w:rPr>
        <w:t>预路由机制计算出路径集合R后</w:t>
      </w:r>
      <w:r>
        <w:rPr>
          <w:rFonts w:hint="default" w:hAnsi="DejaVu Math TeX Gyre" w:cs="Verdana"/>
          <w:i w:val="0"/>
          <w:kern w:val="2"/>
          <w:sz w:val="24"/>
          <w:szCs w:val="22"/>
          <w:lang w:eastAsia="zh-Hans" w:bidi="ar-SA"/>
        </w:rPr>
        <w:t>，</w:t>
      </w:r>
      <w:r>
        <w:rPr>
          <w:rFonts w:hint="eastAsia" w:hAnsi="DejaVu Math TeX Gyre" w:cs="Verdana"/>
          <w:i w:val="0"/>
          <w:kern w:val="2"/>
          <w:sz w:val="24"/>
          <w:szCs w:val="22"/>
          <w:lang w:val="en-US" w:eastAsia="zh-Hans" w:bidi="ar-SA"/>
        </w:rPr>
        <w:t>传递给增量路由和调度机制</w:t>
      </w:r>
      <w:r>
        <w:rPr>
          <w:rFonts w:hint="default" w:hAnsi="DejaVu Math TeX Gyre" w:cs="Verdana"/>
          <w:i w:val="0"/>
          <w:kern w:val="2"/>
          <w:sz w:val="24"/>
          <w:szCs w:val="22"/>
          <w:lang w:eastAsia="zh-Hans" w:bidi="ar-SA"/>
        </w:rPr>
        <w:t>。</w:t>
      </w:r>
      <w:r>
        <w:rPr>
          <w:rFonts w:hint="eastAsia" w:hAnsi="DejaVu Math TeX Gyre" w:cs="Verdana"/>
          <w:i w:val="0"/>
          <w:kern w:val="2"/>
          <w:sz w:val="24"/>
          <w:szCs w:val="22"/>
          <w:lang w:val="en-US" w:eastAsia="zh-Hans" w:bidi="ar-SA"/>
        </w:rPr>
        <w:t>该机制确定是否可以在当前网络状态下部署新的流</w:t>
      </w:r>
      <w:r>
        <w:rPr>
          <w:rFonts w:hint="default" w:hAnsi="DejaVu Math TeX Gyre" w:cs="Verdana"/>
          <w:i w:val="0"/>
          <w:kern w:val="2"/>
          <w:sz w:val="24"/>
          <w:szCs w:val="22"/>
          <w:lang w:eastAsia="zh-Hans" w:bidi="ar-SA"/>
        </w:rPr>
        <w:t>。</w:t>
      </w:r>
      <w:r>
        <w:rPr>
          <w:rFonts w:hint="eastAsia" w:hAnsi="DejaVu Math TeX Gyre" w:cs="Verdana"/>
          <w:i w:val="0"/>
          <w:kern w:val="2"/>
          <w:sz w:val="24"/>
          <w:szCs w:val="22"/>
          <w:lang w:val="en-US" w:eastAsia="zh-Hans" w:bidi="ar-SA"/>
        </w:rPr>
        <w:t>增量路由和调度算法如表</w:t>
      </w:r>
      <w:r>
        <w:rPr>
          <w:rFonts w:hint="default" w:hAnsi="DejaVu Math TeX Gyre" w:cs="Verdana"/>
          <w:i w:val="0"/>
          <w:kern w:val="2"/>
          <w:sz w:val="24"/>
          <w:szCs w:val="22"/>
          <w:lang w:eastAsia="zh-Hans" w:bidi="ar-SA"/>
        </w:rPr>
        <w:t>3</w:t>
      </w:r>
      <w:r>
        <w:rPr>
          <w:rFonts w:hint="eastAsia" w:hAnsi="DejaVu Math TeX Gyre" w:cs="Verdana"/>
          <w:i w:val="0"/>
          <w:kern w:val="2"/>
          <w:sz w:val="24"/>
          <w:szCs w:val="22"/>
          <w:lang w:val="en-US" w:eastAsia="zh-Hans" w:bidi="ar-SA"/>
        </w:rPr>
        <w:t>所示</w:t>
      </w:r>
      <w:r>
        <w:rPr>
          <w:rFonts w:hint="default" w:hAnsi="DejaVu Math TeX Gyre" w:cs="Verdana"/>
          <w:i w:val="0"/>
          <w:kern w:val="2"/>
          <w:sz w:val="24"/>
          <w:szCs w:val="22"/>
          <w:lang w:eastAsia="zh-Hans" w:bidi="ar-SA"/>
        </w:rPr>
        <w:t>。</w:t>
      </w:r>
    </w:p>
    <w:p>
      <w:pPr>
        <w:jc w:val="center"/>
        <w:rPr>
          <w:i w:val="0"/>
          <w:iCs w:val="0"/>
        </w:rPr>
      </w:pPr>
      <w:r>
        <w:rPr>
          <w:rFonts w:hint="eastAsia" w:eastAsia="楷体"/>
          <w:i w:val="0"/>
          <w:iCs w:val="0"/>
          <w:szCs w:val="24"/>
        </w:rPr>
        <w:br w:type="textWrapping"/>
      </w:r>
      <w:r>
        <w:rPr>
          <w:rFonts w:hint="eastAsia" w:eastAsia="楷体"/>
          <w:i w:val="0"/>
          <w:iCs w:val="0"/>
          <w:szCs w:val="24"/>
        </w:rPr>
        <w:br w:type="textWrapping"/>
      </w:r>
      <w:r>
        <w:rPr>
          <w:rFonts w:hint="eastAsia" w:eastAsia="楷体"/>
          <w:i w:val="0"/>
          <w:iCs w:val="0"/>
          <w:szCs w:val="24"/>
        </w:rPr>
        <w:t>表</w:t>
      </w:r>
      <w:r>
        <w:rPr>
          <w:rFonts w:hint="default" w:eastAsia="楷体"/>
          <w:i w:val="0"/>
          <w:iCs w:val="0"/>
          <w:szCs w:val="24"/>
        </w:rPr>
        <w:t>3</w:t>
      </w:r>
      <w:r>
        <w:rPr>
          <w:rFonts w:hint="eastAsia" w:eastAsia="楷体"/>
          <w:i w:val="0"/>
          <w:iCs w:val="0"/>
          <w:szCs w:val="24"/>
          <w:lang w:val="en-US" w:eastAsia="zh-CN"/>
        </w:rPr>
        <w:t xml:space="preserve"> </w:t>
      </w:r>
      <w:r>
        <w:rPr>
          <w:rFonts w:hint="eastAsia" w:eastAsia="楷体"/>
          <w:i w:val="0"/>
          <w:iCs w:val="0"/>
          <w:szCs w:val="24"/>
          <w:lang w:val="en-US" w:eastAsia="zh-Hans"/>
        </w:rPr>
        <w:t>增量路由和调度</w:t>
      </w:r>
      <w:r>
        <w:rPr>
          <w:rFonts w:hint="eastAsia" w:eastAsia="楷体"/>
          <w:i w:val="0"/>
          <w:iCs w:val="0"/>
          <w:szCs w:val="24"/>
        </w:rPr>
        <w:t>算法</w:t>
      </w:r>
    </w:p>
    <w:tbl>
      <w:tblPr>
        <w:tblStyle w:val="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917" w:hRule="atLeast"/>
        </w:trPr>
        <w:tc>
          <w:tcPr>
            <w:tcW w:w="8296" w:type="dxa"/>
            <w:vAlign w:val="top"/>
          </w:tcPr>
          <w:p>
            <w:pPr>
              <w:rPr>
                <w:rFonts w:hint="default" w:eastAsia="宋体" w:cs="Times New Roman"/>
                <w:b/>
                <w:bCs/>
                <w:lang w:eastAsia="zh-CN"/>
              </w:rPr>
            </w:pPr>
            <w:r>
              <w:rPr>
                <w:rFonts w:hint="eastAsia" w:eastAsia="宋体" w:cs="Times New Roman"/>
                <w:lang w:val="en-US" w:eastAsia="zh-Hans"/>
              </w:rPr>
              <w:t>输入</w:t>
            </w:r>
            <w:r>
              <w:rPr>
                <w:rFonts w:eastAsia="宋体" w:cs="Times New Roman"/>
              </w:rPr>
              <w:t xml:space="preserve">: </w:t>
            </w:r>
            <w:r>
              <w:rPr>
                <w:rFonts w:hint="eastAsia" w:eastAsia="宋体" w:cs="Times New Roman"/>
                <w:lang w:val="en-US" w:eastAsia="zh-Hans"/>
              </w:rPr>
              <w:t>新流</w:t>
            </w:r>
            <m:oMath>
              <m:sSub>
                <m:sSubPr>
                  <m:ctrlPr>
                    <w:rPr>
                      <w:rFonts w:ascii="DejaVu Math TeX Gyre" w:hAnsi="DejaVu Math TeX Gyre" w:cs="Times New Roman"/>
                      <w:i w:val="0"/>
                      <w:iCs/>
                    </w:rPr>
                  </m:ctrlPr>
                </m:sSubPr>
                <m:e>
                  <m:r>
                    <m:rPr>
                      <m:sty m:val="p"/>
                    </m:rPr>
                    <w:rPr>
                      <w:rFonts w:hint="eastAsia"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 xml:space="preserve">, </w:t>
            </w:r>
            <w:r>
              <w:rPr>
                <w:rFonts w:hint="eastAsia" w:eastAsia="宋体" w:cs="Times New Roman"/>
                <w:lang w:val="en-US" w:eastAsia="zh-Hans"/>
              </w:rPr>
              <w:t>已存在流集合</w:t>
            </w:r>
            <w:r>
              <w:rPr>
                <w:rFonts w:hint="default" w:eastAsia="宋体" w:cs="Times New Roman"/>
                <w:lang w:eastAsia="zh-CN"/>
              </w:rPr>
              <w:t xml:space="preserve"> </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c</m:t>
                  </m:r>
                  <m:ctrlPr>
                    <w:rPr>
                      <w:rFonts w:ascii="DejaVu Math TeX Gyre" w:hAnsi="DejaVu Math TeX Gyre" w:cs="Times New Roman"/>
                      <w:i w:val="0"/>
                      <w:iCs/>
                    </w:rPr>
                  </m:ctrlPr>
                </m:sub>
              </m:sSub>
            </m:oMath>
            <w:r>
              <w:rPr>
                <w:rFonts w:hint="default" w:eastAsia="宋体" w:cs="Times New Roman"/>
                <w:lang w:eastAsia="zh-CN"/>
              </w:rPr>
              <w:t>,</w:t>
            </w:r>
            <w:r>
              <w:rPr>
                <w:rFonts w:hint="eastAsia" w:eastAsia="宋体" w:cs="Times New Roman"/>
                <w:lang w:val="en-US" w:eastAsia="zh-Hans"/>
              </w:rPr>
              <w:t>路径集合</w:t>
            </w:r>
            <w:r>
              <w:rPr>
                <w:rFonts w:hint="default" w:eastAsia="宋体" w:cs="Times New Roman"/>
                <w:lang w:eastAsia="zh-CN"/>
              </w:rPr>
              <w:t xml:space="preserve"> R, u[f][e], t[f][e]</w:t>
            </w:r>
          </w:p>
          <w:p>
            <w:pPr>
              <w:rPr>
                <w:rFonts w:hint="default" w:eastAsia="宋体" w:cs="Times New Roman"/>
                <w:i w:val="0"/>
                <w:iCs w:val="0"/>
                <w:lang w:eastAsia="zh-CN"/>
              </w:rPr>
            </w:pPr>
            <w:r>
              <w:rPr>
                <w:rFonts w:hint="eastAsia" w:eastAsia="宋体" w:cs="Times New Roman"/>
                <w:lang w:val="en-US" w:eastAsia="zh-Hans"/>
              </w:rPr>
              <w:t>输出</w:t>
            </w:r>
            <w:r>
              <w:rPr>
                <w:rFonts w:eastAsia="宋体" w:cs="Times New Roman"/>
              </w:rPr>
              <w:t>:</w:t>
            </w:r>
            <w:r>
              <w:rPr>
                <w:rFonts w:hint="eastAsia" w:eastAsia="宋体" w:cs="Times New Roman"/>
                <w:lang w:val="en-US" w:eastAsia="zh-CN"/>
              </w:rPr>
              <w:t xml:space="preserve"> </w:t>
            </w:r>
            <w:r>
              <w:rPr>
                <w:rFonts w:hint="eastAsia" w:eastAsia="宋体" w:cs="Times New Roman"/>
                <w:lang w:val="en-US" w:eastAsia="zh-Hans"/>
              </w:rPr>
              <w:t>调度结果</w:t>
            </w:r>
            <w:r>
              <w:rPr>
                <w:rFonts w:hint="default" w:eastAsia="宋体" w:cs="Times New Roman"/>
                <w:lang w:eastAsia="zh-CN"/>
              </w:rPr>
              <w:t>Result, u[</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][e], 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][e]</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8296" w:type="dxa"/>
            <w:vAlign w:val="top"/>
          </w:tcPr>
          <w:p>
            <w:pPr>
              <w:rPr>
                <w:rFonts w:hint="eastAsia" w:eastAsia="宋体" w:cs="Times New Roman"/>
              </w:rPr>
            </w:pPr>
            <w:r>
              <w:rPr>
                <w:rFonts w:eastAsia="宋体" w:cs="Times New Roman"/>
              </w:rPr>
              <w:t>1:</w:t>
            </w:r>
            <w:r>
              <w:rPr>
                <w:rFonts w:hint="default" w:eastAsia="宋体" w:cs="Times New Roman"/>
              </w:rPr>
              <w:t xml:space="preserve"> </w:t>
            </w:r>
            <w:r>
              <w:rPr>
                <w:rFonts w:hint="eastAsia" w:eastAsia="宋体" w:cs="Times New Roman"/>
                <w:lang w:val="en-US" w:eastAsia="zh-Hans"/>
              </w:rPr>
              <w:t>初始化</w:t>
            </w:r>
            <w:r>
              <w:rPr>
                <w:rFonts w:hint="default" w:eastAsia="宋体" w:cs="Times New Roman"/>
              </w:rPr>
              <w:t>k=</w:t>
            </w:r>
            <w:r>
              <w:rPr>
                <w:rFonts w:hint="eastAsia" w:eastAsia="宋体" w:cs="Times New Roman"/>
              </w:rPr>
              <w:t>0,u[</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ascii="Times New Roman" w:hAnsi="DejaVu Math TeX Gyre" w:cs="Times New Roman"/>
                <w:i w:val="0"/>
                <w:iCs/>
              </w:rPr>
              <w:t>]</w:t>
            </w:r>
            <w:r>
              <w:rPr>
                <w:rFonts w:hint="eastAsia" w:eastAsia="宋体" w:cs="Times New Roman"/>
              </w:rPr>
              <w:t>[e]</w:t>
            </w:r>
            <w:r>
              <w:rPr>
                <w:rFonts w:hint="default" w:eastAsia="宋体" w:cs="Times New Roman"/>
              </w:rPr>
              <w:t>=</w:t>
            </w:r>
            <w:r>
              <w:rPr>
                <w:rFonts w:hint="eastAsia" w:eastAsia="宋体" w:cs="Times New Roman"/>
              </w:rPr>
              <w:t>0, 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eastAsia="宋体" w:cs="Times New Roman"/>
              </w:rPr>
              <w:t xml:space="preserve">][e] </w:t>
            </w:r>
            <w:r>
              <w:rPr>
                <w:rFonts w:hint="default" w:eastAsia="宋体" w:cs="Times New Roman"/>
              </w:rPr>
              <w:t>=</w:t>
            </w:r>
            <w:r>
              <w:rPr>
                <w:rFonts w:hint="eastAsia" w:eastAsia="宋体" w:cs="Times New Roman"/>
              </w:rPr>
              <w:t>∗;</w:t>
            </w:r>
          </w:p>
          <w:p>
            <w:pPr>
              <w:rPr>
                <w:rFonts w:hint="default" w:eastAsia="宋体" w:cs="Times New Roman"/>
                <w:lang w:eastAsia="zh-CN"/>
              </w:rPr>
            </w:pPr>
            <w:r>
              <w:rPr>
                <w:rFonts w:eastAsia="宋体" w:cs="Times New Roman"/>
              </w:rPr>
              <w:t>2:</w:t>
            </w:r>
            <w:r>
              <w:rPr>
                <w:rFonts w:hint="default" w:eastAsia="宋体" w:cs="Times New Roman"/>
              </w:rPr>
              <w:t xml:space="preserve"> </w:t>
            </w:r>
            <w:r>
              <w:rPr>
                <w:rFonts w:hint="default" w:eastAsia="宋体" w:cs="Times New Roman"/>
                <w:lang w:eastAsia="zh-CN"/>
              </w:rPr>
              <w:t>while k &lt; len(R) do</w:t>
            </w:r>
          </w:p>
          <w:p>
            <w:pPr>
              <w:numPr>
                <w:ilvl w:val="0"/>
                <w:numId w:val="0"/>
              </w:numPr>
              <w:rPr>
                <w:rFonts w:hint="default" w:eastAsia="宋体" w:cs="Times New Roman"/>
                <w:lang w:eastAsia="zh-CN"/>
              </w:rPr>
            </w:pPr>
            <w:r>
              <w:rPr>
                <w:rFonts w:eastAsia="宋体" w:cs="Times New Roman"/>
              </w:rPr>
              <w:t>3</w:t>
            </w:r>
            <w:r>
              <w:rPr>
                <w:rFonts w:hint="default" w:eastAsia="宋体" w:cs="Times New Roman"/>
              </w:rPr>
              <w:t xml:space="preserve">:   </w:t>
            </w:r>
            <w:r>
              <w:rPr>
                <w:rFonts w:hint="eastAsia" w:eastAsia="宋体" w:cs="Times New Roman"/>
                <w:lang w:val="en-US" w:eastAsia="zh-Hans"/>
              </w:rPr>
              <w:t>把路径</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R</m:t>
                  </m:r>
                  <m:ctrlPr>
                    <w:rPr>
                      <w:rFonts w:ascii="DejaVu Math TeX Gyre" w:hAnsi="DejaVu Math TeX Gyre" w:cs="Times New Roman"/>
                      <w:i w:val="0"/>
                      <w:iCs/>
                    </w:rPr>
                  </m:ctrlPr>
                </m:e>
                <m:sub>
                  <m:r>
                    <m:rPr>
                      <m:sty m:val="p"/>
                    </m:rPr>
                    <w:rPr>
                      <w:rFonts w:hint="default" w:ascii="DejaVu Math TeX Gyre" w:hAnsi="DejaVu Math TeX Gyre" w:cs="Times New Roman"/>
                    </w:rPr>
                    <m:t>k</m:t>
                  </m:r>
                  <m:ctrlPr>
                    <w:rPr>
                      <w:rFonts w:ascii="DejaVu Math TeX Gyre" w:hAnsi="DejaVu Math TeX Gyre" w:cs="Times New Roman"/>
                      <w:i w:val="0"/>
                      <w:iCs/>
                    </w:rPr>
                  </m:ctrlPr>
                </m:sub>
              </m:sSub>
            </m:oMath>
            <w:r>
              <w:rPr>
                <w:rFonts w:hint="eastAsia" w:hAnsi="DejaVu Math TeX Gyre" w:cs="Times New Roman"/>
                <w:i w:val="0"/>
                <w:iCs/>
                <w:lang w:val="en-US" w:eastAsia="zh-Hans"/>
              </w:rPr>
              <w:t>所经过的每条边</w:t>
            </w:r>
            <w:r>
              <w:rPr>
                <w:rFonts w:hint="default" w:hAnsi="DejaVu Math TeX Gyre" w:cs="Times New Roman"/>
                <w:i w:val="0"/>
                <w:iCs/>
                <w:lang w:eastAsia="zh-Hans"/>
              </w:rPr>
              <w:t>，</w:t>
            </w:r>
            <w:r>
              <w:rPr>
                <w:rFonts w:hint="eastAsia" w:hAnsi="DejaVu Math TeX Gyre" w:cs="Times New Roman"/>
                <w:i w:val="0"/>
                <w:iCs/>
                <w:lang w:val="en-US" w:eastAsia="zh-Hans"/>
              </w:rPr>
              <w:t>记录在</w:t>
            </w:r>
            <w:r>
              <w:rPr>
                <w:rFonts w:hint="default" w:eastAsia="宋体" w:cs="Times New Roman"/>
                <w:lang w:eastAsia="zh-CN"/>
              </w:rPr>
              <w:t>u[f][e]</w:t>
            </w:r>
            <w:r>
              <w:rPr>
                <w:rFonts w:hint="eastAsia" w:eastAsia="宋体" w:cs="Times New Roman"/>
                <w:lang w:val="en-US" w:eastAsia="zh-Hans"/>
              </w:rPr>
              <w:t>中</w:t>
            </w:r>
            <w:r>
              <w:rPr>
                <w:rFonts w:hint="default" w:eastAsia="宋体" w:cs="Times New Roman"/>
                <w:lang w:eastAsia="zh-Hans"/>
              </w:rPr>
              <w:t>；</w:t>
            </w:r>
          </w:p>
          <w:p>
            <w:pPr>
              <w:ind w:left="720" w:hanging="720" w:hangingChars="300"/>
              <w:rPr>
                <w:rFonts w:hint="default" w:eastAsia="宋体" w:cs="Times New Roman"/>
                <w:lang w:eastAsia="zh-CN"/>
              </w:rPr>
            </w:pPr>
            <w:r>
              <w:rPr>
                <w:rFonts w:hint="default" w:eastAsia="宋体" w:cs="Times New Roman"/>
                <w:lang w:eastAsia="zh-CN"/>
              </w:rPr>
              <w:t>4</w:t>
            </w:r>
            <w:r>
              <w:rPr>
                <w:rFonts w:hint="eastAsia" w:eastAsia="宋体" w:cs="Times New Roman"/>
                <w:lang w:val="en-US" w:eastAsia="zh-CN"/>
              </w:rPr>
              <w:t>:</w:t>
            </w:r>
            <w:r>
              <w:rPr>
                <w:rFonts w:hint="default" w:eastAsia="宋体" w:cs="Times New Roman"/>
                <w:lang w:eastAsia="zh-CN"/>
              </w:rPr>
              <w:t xml:space="preserve">   </w:t>
            </w:r>
            <w:r>
              <w:rPr>
                <w:rFonts w:hint="eastAsia" w:eastAsia="宋体" w:cs="Times New Roman"/>
                <w:lang w:val="en-US" w:eastAsia="zh-Hans"/>
              </w:rPr>
              <w:t>if路径</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R</m:t>
                  </m:r>
                  <m:ctrlPr>
                    <w:rPr>
                      <w:rFonts w:ascii="DejaVu Math TeX Gyre" w:hAnsi="DejaVu Math TeX Gyre" w:cs="Times New Roman"/>
                      <w:i w:val="0"/>
                      <w:iCs/>
                    </w:rPr>
                  </m:ctrlPr>
                </m:e>
                <m:sub>
                  <m:r>
                    <m:rPr>
                      <m:sty m:val="p"/>
                    </m:rPr>
                    <w:rPr>
                      <w:rFonts w:hint="default" w:ascii="DejaVu Math TeX Gyre" w:hAnsi="DejaVu Math TeX Gyre" w:cs="Times New Roman"/>
                    </w:rPr>
                    <m:t>k</m:t>
                  </m:r>
                  <m:ctrlPr>
                    <w:rPr>
                      <w:rFonts w:ascii="DejaVu Math TeX Gyre" w:hAnsi="DejaVu Math TeX Gyre" w:cs="Times New Roman"/>
                      <w:i w:val="0"/>
                      <w:iCs/>
                    </w:rPr>
                  </m:ctrlPr>
                </m:sub>
              </m:sSub>
            </m:oMath>
            <w:r>
              <w:rPr>
                <w:rFonts w:hint="eastAsia" w:hAnsi="DejaVu Math TeX Gyre" w:cs="Times New Roman"/>
                <w:i w:val="0"/>
                <w:iCs/>
                <w:lang w:val="en-US" w:eastAsia="zh-Hans"/>
              </w:rPr>
              <w:t>中的所有边都没有被其他流占据</w:t>
            </w:r>
            <w:r>
              <w:rPr>
                <w:rFonts w:hint="default" w:eastAsia="宋体" w:cs="Times New Roman"/>
                <w:lang w:eastAsia="zh-CN"/>
              </w:rPr>
              <w:t>then</w:t>
            </w:r>
          </w:p>
          <w:p>
            <w:pPr>
              <w:ind w:left="240" w:leftChars="0" w:hanging="240" w:hangingChars="100"/>
              <w:rPr>
                <w:rFonts w:hint="default" w:eastAsia="宋体" w:cs="Times New Roman"/>
                <w:lang w:eastAsia="zh-CN"/>
              </w:rPr>
            </w:pPr>
            <w:r>
              <w:rPr>
                <w:rFonts w:hint="default" w:eastAsia="宋体" w:cs="Times New Roman"/>
                <w:lang w:eastAsia="zh-CN"/>
              </w:rPr>
              <w:t>5</w:t>
            </w:r>
            <w:r>
              <w:rPr>
                <w:rFonts w:hint="eastAsia" w:eastAsia="宋体" w:cs="Times New Roman"/>
                <w:lang w:val="en-US" w:eastAsia="zh-CN"/>
              </w:rPr>
              <w:t>:</w:t>
            </w:r>
            <w:r>
              <w:rPr>
                <w:rFonts w:hint="default" w:eastAsia="宋体" w:cs="Times New Roman"/>
                <w:lang w:eastAsia="zh-CN"/>
              </w:rPr>
              <w:t xml:space="preserve">      </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的开始传输时间SST</w:t>
            </w:r>
            <w:r>
              <w:rPr>
                <w:rFonts w:hint="default" w:hAnsi="DejaVu Math TeX Gyre" w:cs="Times New Roman"/>
                <w:i w:val="0"/>
                <w:iCs/>
                <w:lang w:eastAsia="zh-Hans"/>
              </w:rPr>
              <w:t>=0</w:t>
            </w:r>
            <w:r>
              <w:rPr>
                <w:rFonts w:hint="default" w:eastAsia="宋体" w:cs="Times New Roman"/>
                <w:lang w:eastAsia="zh-CN"/>
              </w:rPr>
              <w:t>;</w:t>
            </w:r>
          </w:p>
          <w:p>
            <w:pPr>
              <w:ind w:left="240" w:leftChars="0" w:hanging="240" w:hangingChars="100"/>
              <w:rPr>
                <w:rFonts w:hint="default" w:hAnsi="DejaVu Math TeX Gyre" w:cs="Times New Roman"/>
                <w:i w:val="0"/>
                <w:iCs/>
              </w:rPr>
            </w:pPr>
            <w:r>
              <w:rPr>
                <w:rFonts w:hint="default" w:eastAsia="宋体" w:cs="Times New Roman"/>
                <w:lang w:eastAsia="zh-CN"/>
              </w:rPr>
              <w:t xml:space="preserve">6:      </w:t>
            </w:r>
            <w:r>
              <w:rPr>
                <w:rFonts w:hint="eastAsia" w:eastAsia="宋体" w:cs="Times New Roman"/>
                <w:lang w:val="en-US" w:eastAsia="zh-Hans"/>
              </w:rPr>
              <w:t>根据SST</w:t>
            </w:r>
            <w:r>
              <w:rPr>
                <w:rFonts w:hint="default" w:eastAsia="宋体" w:cs="Times New Roman"/>
                <w:lang w:eastAsia="zh-Hans"/>
              </w:rPr>
              <w:t>，</w:t>
            </w:r>
            <w:r>
              <w:rPr>
                <w:rFonts w:hint="eastAsia" w:eastAsia="宋体" w:cs="Times New Roman"/>
                <w:lang w:val="en-US" w:eastAsia="zh-Hans"/>
              </w:rPr>
              <w:t>计算流</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在每条边的传输时间</w:t>
            </w:r>
            <w:r>
              <w:rPr>
                <w:rFonts w:hint="default" w:hAnsi="DejaVu Math TeX Gyre" w:cs="Times New Roman"/>
                <w:i w:val="0"/>
                <w:iCs/>
                <w:lang w:eastAsia="zh-Hans"/>
              </w:rPr>
              <w:t>，</w:t>
            </w:r>
            <w:r>
              <w:rPr>
                <w:rFonts w:hint="eastAsia" w:hAnsi="DejaVu Math TeX Gyre" w:cs="Times New Roman"/>
                <w:i w:val="0"/>
                <w:iCs/>
                <w:lang w:val="en-US" w:eastAsia="zh-Hans"/>
              </w:rPr>
              <w:t>记录在</w:t>
            </w:r>
            <w:r>
              <w:rPr>
                <w:rFonts w:hint="default" w:eastAsia="宋体" w:cs="Times New Roman"/>
                <w:lang w:eastAsia="zh-CN"/>
              </w:rPr>
              <w:t>t[f][e]</w:t>
            </w:r>
            <w:r>
              <w:rPr>
                <w:rFonts w:hint="eastAsia" w:eastAsia="宋体" w:cs="Times New Roman"/>
                <w:lang w:val="en-US" w:eastAsia="zh-Hans"/>
              </w:rPr>
              <w:t>中</w:t>
            </w:r>
            <w:r>
              <w:rPr>
                <w:rFonts w:hint="default" w:eastAsia="宋体" w:cs="Times New Roman"/>
                <w:lang w:eastAsia="zh-CN"/>
              </w:rPr>
              <w:t>;</w:t>
            </w:r>
          </w:p>
          <w:p>
            <w:pPr>
              <w:rPr>
                <w:rFonts w:hint="default" w:eastAsia="宋体" w:cs="Times New Roman"/>
                <w:lang w:eastAsia="zh-CN"/>
              </w:rPr>
            </w:pPr>
            <w:r>
              <w:rPr>
                <w:rFonts w:hint="default" w:hAnsi="DejaVu Math TeX Gyre" w:cs="Times New Roman"/>
                <w:i w:val="0"/>
                <w:iCs/>
              </w:rPr>
              <w:t xml:space="preserve">7:      </w:t>
            </w:r>
            <w:r>
              <w:rPr>
                <w:rFonts w:hint="eastAsia" w:hAnsi="DejaVu Math TeX Gyre" w:cs="Times New Roman"/>
                <w:i w:val="0"/>
                <w:iCs/>
                <w:lang w:val="en-US" w:eastAsia="zh-Hans"/>
              </w:rPr>
              <w:t>将</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加入</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c</m:t>
                  </m:r>
                  <m:ctrlPr>
                    <w:rPr>
                      <w:rFonts w:ascii="DejaVu Math TeX Gyre" w:hAnsi="DejaVu Math TeX Gyre" w:cs="Times New Roman"/>
                      <w:i w:val="0"/>
                      <w:iCs/>
                    </w:rPr>
                  </m:ctrlPr>
                </m:sub>
              </m:sSub>
            </m:oMath>
            <w:r>
              <w:rPr>
                <w:rFonts w:hint="default" w:eastAsia="宋体" w:cs="Times New Roman"/>
                <w:lang w:eastAsia="zh-CN"/>
              </w:rPr>
              <w:t>;</w:t>
            </w:r>
          </w:p>
          <w:p>
            <w:pPr>
              <w:ind w:left="240" w:leftChars="0" w:hanging="240" w:hangingChars="100"/>
              <w:rPr>
                <w:rFonts w:hint="default" w:eastAsia="宋体" w:cs="Times New Roman"/>
                <w:lang w:eastAsia="zh-CN"/>
              </w:rPr>
            </w:pPr>
            <w:r>
              <w:rPr>
                <w:rFonts w:hint="default" w:eastAsia="宋体" w:cs="Times New Roman"/>
                <w:lang w:eastAsia="zh-CN"/>
              </w:rPr>
              <w:t>8:      Result = “</w:t>
            </w:r>
            <w:r>
              <w:rPr>
                <w:rFonts w:hint="eastAsia" w:eastAsia="宋体" w:cs="Times New Roman"/>
                <w:lang w:val="en-US" w:eastAsia="zh-Hans"/>
              </w:rPr>
              <w:t>直接调度成功</w:t>
            </w:r>
            <w:r>
              <w:rPr>
                <w:rFonts w:hint="default" w:eastAsia="宋体" w:cs="Times New Roman"/>
                <w:lang w:eastAsia="zh-CN"/>
              </w:rPr>
              <w:t>”;</w:t>
            </w:r>
          </w:p>
          <w:p>
            <w:pPr>
              <w:ind w:left="240" w:leftChars="0" w:hanging="240" w:hangingChars="100"/>
              <w:rPr>
                <w:rFonts w:hint="default" w:eastAsia="宋体" w:cs="Times New Roman"/>
                <w:lang w:eastAsia="zh-CN"/>
              </w:rPr>
            </w:pPr>
            <w:r>
              <w:rPr>
                <w:rFonts w:hint="default" w:eastAsia="宋体" w:cs="Times New Roman"/>
                <w:lang w:eastAsia="zh-CN"/>
              </w:rPr>
              <w:t xml:space="preserve">9:      </w:t>
            </w:r>
            <w:r>
              <w:rPr>
                <w:rFonts w:hint="eastAsia" w:eastAsia="宋体" w:cs="Times New Roman"/>
                <w:lang w:val="en-US" w:eastAsia="zh-Hans"/>
              </w:rPr>
              <w:t>返回</w:t>
            </w:r>
            <w:r>
              <w:rPr>
                <w:rFonts w:hint="default" w:eastAsia="宋体" w:cs="Times New Roman"/>
                <w:lang w:eastAsia="zh-CN"/>
              </w:rPr>
              <w:t>Result, u[</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][e], 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][e];</w:t>
            </w:r>
          </w:p>
          <w:p>
            <w:pPr>
              <w:ind w:left="240" w:leftChars="0" w:hanging="240" w:hangingChars="100"/>
              <w:rPr>
                <w:rFonts w:hint="default" w:eastAsia="宋体" w:cs="Times New Roman"/>
                <w:lang w:eastAsia="zh-CN"/>
              </w:rPr>
            </w:pPr>
            <w:r>
              <w:rPr>
                <w:rFonts w:hint="default" w:eastAsia="宋体" w:cs="Times New Roman"/>
                <w:lang w:eastAsia="zh-CN"/>
              </w:rPr>
              <w:t>10:  else</w:t>
            </w:r>
          </w:p>
          <w:p>
            <w:pPr>
              <w:ind w:left="240" w:leftChars="0" w:hanging="240" w:hangingChars="100"/>
              <w:rPr>
                <w:rFonts w:hint="default" w:eastAsia="宋体" w:cs="Times New Roman"/>
                <w:lang w:eastAsia="zh-CN"/>
              </w:rPr>
            </w:pPr>
            <w:r>
              <w:rPr>
                <w:rFonts w:hint="default" w:eastAsia="宋体" w:cs="Times New Roman"/>
                <w:lang w:eastAsia="zh-CN"/>
              </w:rPr>
              <w:t xml:space="preserve">11:     </w:t>
            </w:r>
            <w:r>
              <w:rPr>
                <w:rFonts w:hint="eastAsia" w:eastAsia="宋体" w:cs="Times New Roman"/>
                <w:lang w:val="en-US" w:eastAsia="zh-Hans"/>
              </w:rPr>
              <w:t>创建Cplex求解器模型mdl</w:t>
            </w:r>
            <w:r>
              <w:rPr>
                <w:rFonts w:hint="default" w:eastAsia="宋体" w:cs="Times New Roman"/>
                <w:lang w:eastAsia="zh-CN"/>
              </w:rPr>
              <w:t xml:space="preserve"> ;</w:t>
            </w:r>
          </w:p>
          <w:p>
            <w:pPr>
              <w:ind w:left="240" w:leftChars="0" w:hanging="240" w:hangingChars="100"/>
              <w:rPr>
                <w:rFonts w:hint="default" w:eastAsia="宋体" w:cs="Times New Roman"/>
                <w:lang w:eastAsia="zh-CN"/>
              </w:rPr>
            </w:pPr>
            <w:r>
              <w:rPr>
                <w:rFonts w:hint="default" w:eastAsia="宋体" w:cs="Times New Roman"/>
                <w:lang w:eastAsia="zh-CN"/>
              </w:rPr>
              <w:t xml:space="preserve">12:     </w:t>
            </w:r>
            <w:r>
              <w:rPr>
                <w:rFonts w:hint="eastAsia" w:eastAsia="宋体" w:cs="Times New Roman"/>
                <w:lang w:val="en-US" w:eastAsia="zh-Hans"/>
              </w:rPr>
              <w:t>为mdl添加约束</w:t>
            </w:r>
            <w:r>
              <w:rPr>
                <w:rFonts w:hint="default" w:eastAsia="宋体" w:cs="Times New Roman"/>
                <w:lang w:eastAsia="zh-CN"/>
              </w:rPr>
              <w:t>;</w:t>
            </w:r>
          </w:p>
          <w:p>
            <w:pPr>
              <w:ind w:left="240" w:leftChars="0" w:hanging="240" w:hangingChars="100"/>
              <w:rPr>
                <w:rFonts w:hint="default" w:eastAsia="宋体" w:cs="Times New Roman"/>
                <w:lang w:eastAsia="zh-CN"/>
              </w:rPr>
            </w:pPr>
            <w:r>
              <w:rPr>
                <w:rFonts w:hint="default" w:eastAsia="宋体" w:cs="Times New Roman"/>
                <w:lang w:eastAsia="zh-CN"/>
              </w:rPr>
              <w:t xml:space="preserve">13:     </w:t>
            </w:r>
            <w:r>
              <w:rPr>
                <w:rFonts w:hint="eastAsia" w:eastAsia="宋体" w:cs="Times New Roman"/>
                <w:lang w:val="en-US" w:eastAsia="zh-Hans"/>
              </w:rPr>
              <w:t>通过mdl计算出</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的开始传输时间</w:t>
            </w:r>
            <w:r>
              <w:rPr>
                <w:rFonts w:hint="default" w:eastAsia="宋体" w:cs="Times New Roman"/>
                <w:lang w:eastAsia="zh-CN"/>
              </w:rPr>
              <w:t>SST;</w:t>
            </w:r>
          </w:p>
          <w:p>
            <w:pPr>
              <w:ind w:left="240" w:leftChars="0" w:hanging="240" w:hangingChars="100"/>
              <w:rPr>
                <w:rFonts w:hint="default" w:eastAsia="宋体" w:cs="Times New Roman"/>
                <w:lang w:eastAsia="zh-CN"/>
              </w:rPr>
            </w:pPr>
            <w:r>
              <w:rPr>
                <w:rFonts w:hint="default" w:eastAsia="宋体" w:cs="Times New Roman"/>
                <w:lang w:eastAsia="zh-CN"/>
              </w:rPr>
              <w:t xml:space="preserve">14:     if </w:t>
            </w:r>
            <w:r>
              <w:rPr>
                <w:rFonts w:hint="eastAsia" w:eastAsia="宋体" w:cs="Times New Roman"/>
                <w:lang w:val="en-US" w:eastAsia="zh-Hans"/>
              </w:rPr>
              <w:t>SS</w:t>
            </w:r>
            <w:r>
              <w:rPr>
                <w:rFonts w:hint="eastAsia" w:eastAsia="宋体" w:cs="Times New Roman"/>
                <w:u w:val="single"/>
                <w:lang w:val="en-US" w:eastAsia="zh-Hans"/>
              </w:rPr>
              <w:t>T为大于</w:t>
            </w:r>
            <w:r>
              <w:rPr>
                <w:rFonts w:hint="default" w:eastAsia="宋体" w:cs="Times New Roman"/>
                <w:u w:val="single"/>
                <w:lang w:eastAsia="zh-Hans"/>
              </w:rPr>
              <w:t>0</w:t>
            </w:r>
            <w:r>
              <w:rPr>
                <w:rFonts w:hint="eastAsia" w:eastAsia="宋体" w:cs="Times New Roman"/>
                <w:u w:val="single"/>
                <w:lang w:val="en-US" w:eastAsia="zh-Hans"/>
              </w:rPr>
              <w:t>的正整数</w:t>
            </w:r>
            <w:r>
              <w:rPr>
                <w:rFonts w:hint="default" w:eastAsia="宋体" w:cs="Times New Roman"/>
                <w:lang w:eastAsia="zh-CN"/>
              </w:rPr>
              <w:t xml:space="preserve"> then</w:t>
            </w:r>
          </w:p>
          <w:p>
            <w:pPr>
              <w:ind w:left="240" w:leftChars="0" w:hanging="240" w:hangingChars="100"/>
              <w:rPr>
                <w:rFonts w:hint="default" w:hAnsi="DejaVu Math TeX Gyre" w:cs="Times New Roman"/>
                <w:i w:val="0"/>
                <w:iCs/>
              </w:rPr>
            </w:pPr>
            <w:r>
              <w:rPr>
                <w:rFonts w:hint="default" w:eastAsia="宋体" w:cs="Times New Roman"/>
                <w:lang w:eastAsia="zh-CN"/>
              </w:rPr>
              <w:t xml:space="preserve">15:        </w:t>
            </w:r>
            <w:r>
              <w:rPr>
                <w:rFonts w:hint="eastAsia" w:eastAsia="宋体" w:cs="Times New Roman"/>
                <w:lang w:val="en-US" w:eastAsia="zh-Hans"/>
              </w:rPr>
              <w:t>根据SST</w:t>
            </w:r>
            <w:r>
              <w:rPr>
                <w:rFonts w:hint="default" w:eastAsia="宋体" w:cs="Times New Roman"/>
                <w:lang w:eastAsia="zh-Hans"/>
              </w:rPr>
              <w:t>，</w:t>
            </w:r>
            <w:r>
              <w:rPr>
                <w:rFonts w:hint="eastAsia" w:eastAsia="宋体" w:cs="Times New Roman"/>
                <w:lang w:val="en-US" w:eastAsia="zh-Hans"/>
              </w:rPr>
              <w:t>计算流</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在每条边的传输时间</w:t>
            </w:r>
            <w:r>
              <w:rPr>
                <w:rFonts w:hint="default" w:hAnsi="DejaVu Math TeX Gyre" w:cs="Times New Roman"/>
                <w:i w:val="0"/>
                <w:iCs/>
                <w:lang w:eastAsia="zh-Hans"/>
              </w:rPr>
              <w:t>，</w:t>
            </w:r>
            <w:r>
              <w:rPr>
                <w:rFonts w:hint="eastAsia" w:hAnsi="DejaVu Math TeX Gyre" w:cs="Times New Roman"/>
                <w:i w:val="0"/>
                <w:iCs/>
                <w:lang w:val="en-US" w:eastAsia="zh-Hans"/>
              </w:rPr>
              <w:t>记录在</w:t>
            </w:r>
            <w:r>
              <w:rPr>
                <w:rFonts w:hint="default" w:eastAsia="宋体" w:cs="Times New Roman"/>
                <w:lang w:eastAsia="zh-CN"/>
              </w:rPr>
              <w:t>t[f][e]</w:t>
            </w:r>
            <w:r>
              <w:rPr>
                <w:rFonts w:hint="eastAsia" w:eastAsia="宋体" w:cs="Times New Roman"/>
                <w:lang w:val="en-US" w:eastAsia="zh-Hans"/>
              </w:rPr>
              <w:t>中</w:t>
            </w:r>
            <w:r>
              <w:rPr>
                <w:rFonts w:hint="default" w:eastAsia="宋体" w:cs="Times New Roman"/>
                <w:lang w:eastAsia="zh-CN"/>
              </w:rPr>
              <w:t>;</w:t>
            </w:r>
          </w:p>
          <w:p>
            <w:pPr>
              <w:rPr>
                <w:rFonts w:hint="default" w:eastAsia="宋体" w:cs="Times New Roman"/>
                <w:lang w:eastAsia="zh-CN"/>
              </w:rPr>
            </w:pPr>
            <w:r>
              <w:rPr>
                <w:rFonts w:hint="default" w:hAnsi="DejaVu Math TeX Gyre" w:cs="Times New Roman"/>
                <w:i w:val="0"/>
                <w:iCs/>
              </w:rPr>
              <w:t xml:space="preserve">16:        </w:t>
            </w:r>
            <w:r>
              <w:rPr>
                <w:rFonts w:hint="eastAsia" w:hAnsi="DejaVu Math TeX Gyre" w:cs="Times New Roman"/>
                <w:i w:val="0"/>
                <w:iCs/>
                <w:lang w:val="en-US" w:eastAsia="zh-Hans"/>
              </w:rPr>
              <w:t>将</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加入</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c</m:t>
                  </m:r>
                  <m:ctrlPr>
                    <w:rPr>
                      <w:rFonts w:ascii="DejaVu Math TeX Gyre" w:hAnsi="DejaVu Math TeX Gyre" w:cs="Times New Roman"/>
                      <w:i w:val="0"/>
                      <w:iCs/>
                    </w:rPr>
                  </m:ctrlPr>
                </m:sub>
              </m:sSub>
            </m:oMath>
            <w:r>
              <w:rPr>
                <w:rFonts w:hint="default" w:eastAsia="宋体" w:cs="Times New Roman"/>
                <w:lang w:eastAsia="zh-CN"/>
              </w:rPr>
              <w:t>;</w:t>
            </w:r>
          </w:p>
          <w:p>
            <w:pPr>
              <w:ind w:left="240" w:leftChars="0" w:hanging="240" w:hangingChars="100"/>
              <w:rPr>
                <w:rFonts w:hint="default" w:eastAsia="宋体" w:cs="Times New Roman"/>
                <w:lang w:eastAsia="zh-CN"/>
              </w:rPr>
            </w:pPr>
            <w:r>
              <w:rPr>
                <w:rFonts w:hint="default" w:eastAsia="宋体" w:cs="Times New Roman"/>
                <w:lang w:eastAsia="zh-CN"/>
              </w:rPr>
              <w:t>17:        Result = “</w:t>
            </w:r>
            <w:r>
              <w:rPr>
                <w:rFonts w:hint="eastAsia" w:eastAsia="宋体" w:cs="Times New Roman"/>
                <w:lang w:val="en-US" w:eastAsia="zh-Hans"/>
              </w:rPr>
              <w:t>调度成功</w:t>
            </w:r>
            <w:r>
              <w:rPr>
                <w:rFonts w:hint="default" w:eastAsia="宋体" w:cs="Times New Roman"/>
                <w:lang w:eastAsia="zh-CN"/>
              </w:rPr>
              <w:t>”;</w:t>
            </w:r>
          </w:p>
          <w:p>
            <w:pPr>
              <w:ind w:left="240" w:leftChars="0" w:hanging="240" w:hangingChars="100"/>
              <w:rPr>
                <w:rFonts w:hint="default" w:eastAsia="宋体" w:cs="Times New Roman"/>
                <w:lang w:eastAsia="zh-CN"/>
              </w:rPr>
            </w:pPr>
            <w:r>
              <w:rPr>
                <w:rFonts w:hint="default" w:eastAsia="宋体" w:cs="Times New Roman"/>
                <w:lang w:eastAsia="zh-CN"/>
              </w:rPr>
              <w:t xml:space="preserve">18:        </w:t>
            </w:r>
            <w:r>
              <w:rPr>
                <w:rFonts w:hint="eastAsia" w:eastAsia="宋体" w:cs="Times New Roman"/>
                <w:lang w:val="en-US" w:eastAsia="zh-Hans"/>
              </w:rPr>
              <w:t>返回</w:t>
            </w:r>
            <w:r>
              <w:rPr>
                <w:rFonts w:hint="default" w:eastAsia="宋体" w:cs="Times New Roman"/>
                <w:lang w:eastAsia="zh-CN"/>
              </w:rPr>
              <w:t>Result, u[</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][e], 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][e];</w:t>
            </w:r>
          </w:p>
          <w:p>
            <w:pPr>
              <w:ind w:left="240" w:leftChars="0" w:hanging="240" w:hangingChars="100"/>
              <w:rPr>
                <w:rFonts w:hint="default" w:hAnsi="DejaVu Math TeX Gyre" w:cs="Times New Roman"/>
                <w:i w:val="0"/>
                <w:iCs/>
              </w:rPr>
            </w:pPr>
            <w:r>
              <w:rPr>
                <w:rFonts w:hint="default" w:hAnsi="DejaVu Math TeX Gyre" w:cs="Times New Roman"/>
                <w:i w:val="0"/>
                <w:iCs/>
              </w:rPr>
              <w:t>19:     else</w:t>
            </w:r>
          </w:p>
          <w:p>
            <w:pPr>
              <w:ind w:left="240" w:leftChars="0" w:hanging="240" w:hangingChars="100"/>
              <w:rPr>
                <w:rFonts w:hint="default" w:eastAsia="宋体" w:cs="Times New Roman"/>
                <w:lang w:eastAsia="zh-CN"/>
              </w:rPr>
            </w:pPr>
            <w:r>
              <w:rPr>
                <w:rFonts w:hint="default" w:hAnsi="DejaVu Math TeX Gyre" w:cs="Times New Roman"/>
                <w:i w:val="0"/>
                <w:iCs/>
              </w:rPr>
              <w:t xml:space="preserve">20:        </w:t>
            </w:r>
            <w:r>
              <w:rPr>
                <w:rFonts w:hint="eastAsia" w:hAnsi="DejaVu Math TeX Gyre" w:cs="Times New Roman"/>
                <w:i w:val="0"/>
                <w:iCs/>
                <w:lang w:val="en-US" w:eastAsia="zh-Hans"/>
              </w:rPr>
              <w:t>把</w:t>
            </w:r>
            <w:r>
              <w:rPr>
                <w:rFonts w:hint="default" w:eastAsia="宋体" w:cs="Times New Roman"/>
                <w:lang w:eastAsia="zh-CN"/>
              </w:rPr>
              <w:t>u[</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][e]</w:t>
            </w:r>
            <w:r>
              <w:rPr>
                <w:rFonts w:hint="eastAsia" w:eastAsia="宋体" w:cs="Times New Roman"/>
                <w:lang w:val="en-US" w:eastAsia="zh-Hans"/>
              </w:rPr>
              <w:t>对应的路径记录清除</w:t>
            </w:r>
            <w:r>
              <w:rPr>
                <w:rFonts w:hint="default" w:eastAsia="宋体" w:cs="Times New Roman"/>
                <w:lang w:eastAsia="zh-Hans"/>
              </w:rPr>
              <w:t>；</w:t>
            </w:r>
          </w:p>
          <w:p>
            <w:pPr>
              <w:ind w:left="240" w:leftChars="0" w:hanging="240" w:hangingChars="100"/>
              <w:rPr>
                <w:rFonts w:hint="default" w:eastAsia="宋体" w:cs="Times New Roman"/>
                <w:lang w:eastAsia="zh-CN"/>
              </w:rPr>
            </w:pPr>
            <w:r>
              <w:rPr>
                <w:rFonts w:hint="default" w:eastAsia="宋体" w:cs="Times New Roman"/>
                <w:lang w:eastAsia="zh-CN"/>
              </w:rPr>
              <w:t>21:        k=k+1;</w:t>
            </w:r>
          </w:p>
          <w:p>
            <w:pPr>
              <w:ind w:left="240" w:leftChars="0" w:hanging="240" w:hangingChars="100"/>
              <w:rPr>
                <w:rFonts w:hint="default" w:eastAsia="宋体" w:cs="Times New Roman"/>
                <w:lang w:eastAsia="zh-CN"/>
              </w:rPr>
            </w:pPr>
            <w:r>
              <w:rPr>
                <w:rFonts w:hint="default" w:eastAsia="宋体" w:cs="Times New Roman"/>
                <w:lang w:eastAsia="zh-CN"/>
              </w:rPr>
              <w:t>22:        continue;</w:t>
            </w:r>
          </w:p>
          <w:p>
            <w:pPr>
              <w:ind w:left="240" w:leftChars="0" w:hanging="240" w:hangingChars="100"/>
              <w:rPr>
                <w:rFonts w:hint="default" w:eastAsia="宋体" w:cs="Times New Roman"/>
                <w:lang w:eastAsia="zh-CN"/>
              </w:rPr>
            </w:pPr>
            <w:r>
              <w:rPr>
                <w:rFonts w:hint="default" w:eastAsia="宋体" w:cs="Times New Roman"/>
                <w:lang w:eastAsia="zh-CN"/>
              </w:rPr>
              <w:t>23:     end if</w:t>
            </w:r>
          </w:p>
          <w:p>
            <w:pPr>
              <w:ind w:left="240" w:leftChars="0" w:hanging="240" w:hangingChars="100"/>
              <w:rPr>
                <w:rFonts w:hint="default" w:eastAsia="宋体" w:cs="Times New Roman"/>
                <w:lang w:eastAsia="zh-CN"/>
              </w:rPr>
            </w:pPr>
            <w:r>
              <w:rPr>
                <w:rFonts w:hint="default" w:eastAsia="宋体" w:cs="Times New Roman"/>
                <w:lang w:eastAsia="zh-CN"/>
              </w:rPr>
              <w:t>24:  end if</w:t>
            </w:r>
          </w:p>
          <w:p>
            <w:pPr>
              <w:ind w:left="240" w:leftChars="0" w:hanging="240" w:hangingChars="100"/>
              <w:rPr>
                <w:rFonts w:hint="default" w:eastAsia="宋体" w:cs="Times New Roman"/>
                <w:lang w:eastAsia="zh-CN"/>
              </w:rPr>
            </w:pPr>
            <w:r>
              <w:rPr>
                <w:rFonts w:hint="default" w:eastAsia="宋体" w:cs="Times New Roman"/>
                <w:lang w:eastAsia="zh-CN"/>
              </w:rPr>
              <w:t>25:end while</w:t>
            </w:r>
          </w:p>
          <w:p>
            <w:pPr>
              <w:ind w:left="240" w:leftChars="0" w:hanging="240" w:hangingChars="100"/>
              <w:rPr>
                <w:rFonts w:hint="default" w:eastAsia="宋体" w:cs="Times New Roman"/>
                <w:lang w:eastAsia="zh-CN"/>
              </w:rPr>
            </w:pPr>
            <w:r>
              <w:rPr>
                <w:rFonts w:hint="default" w:eastAsia="宋体" w:cs="Times New Roman"/>
                <w:lang w:eastAsia="zh-CN"/>
              </w:rPr>
              <w:t>26:Result = “</w:t>
            </w:r>
            <w:r>
              <w:rPr>
                <w:rFonts w:hint="eastAsia" w:eastAsia="宋体" w:cs="Times New Roman"/>
                <w:lang w:val="en-US" w:eastAsia="zh-Hans"/>
              </w:rPr>
              <w:t>调度失败</w:t>
            </w:r>
            <w:r>
              <w:rPr>
                <w:rFonts w:hint="default" w:eastAsia="宋体" w:cs="Times New Roman"/>
                <w:lang w:eastAsia="zh-CN"/>
              </w:rPr>
              <w:t>”;</w:t>
            </w:r>
          </w:p>
          <w:p>
            <w:pPr>
              <w:ind w:left="240" w:leftChars="0" w:hanging="240" w:hangingChars="100"/>
              <w:rPr>
                <w:rFonts w:hint="default" w:eastAsia="宋体" w:cs="Times New Roman"/>
                <w:lang w:eastAsia="zh-CN"/>
              </w:rPr>
            </w:pPr>
            <w:r>
              <w:rPr>
                <w:rFonts w:hint="default" w:eastAsia="宋体" w:cs="Times New Roman"/>
                <w:lang w:eastAsia="zh-CN"/>
              </w:rPr>
              <w:t>27:</w:t>
            </w:r>
            <w:r>
              <w:rPr>
                <w:rFonts w:hint="eastAsia" w:eastAsia="宋体" w:cs="Times New Roman"/>
                <w:lang w:val="en-US" w:eastAsia="zh-Hans"/>
              </w:rPr>
              <w:t>返回</w:t>
            </w:r>
            <w:r>
              <w:rPr>
                <w:rFonts w:hint="default" w:eastAsia="宋体" w:cs="Times New Roman"/>
                <w:lang w:eastAsia="zh-CN"/>
              </w:rPr>
              <w:t>Result, u[</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][e], 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][e];</w:t>
            </w:r>
          </w:p>
        </w:tc>
      </w:tr>
    </w:tbl>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firstLineChars="0"/>
        <w:jc w:val="left"/>
        <w:rPr>
          <w:rFonts w:hint="default" w:eastAsia="宋体" w:cs="Times New Roman"/>
          <w:lang w:eastAsia="zh-Hans"/>
        </w:rPr>
      </w:pPr>
      <w:r>
        <w:rPr>
          <w:rFonts w:hint="eastAsia" w:hAnsi="DejaVu Math TeX Gyre" w:cs="Verdana"/>
          <w:i w:val="0"/>
          <w:kern w:val="2"/>
          <w:sz w:val="24"/>
          <w:szCs w:val="22"/>
          <w:lang w:val="en-US" w:eastAsia="zh-Hans" w:bidi="ar-SA"/>
        </w:rPr>
        <w:t>首先</w:t>
      </w:r>
      <w:r>
        <w:rPr>
          <w:rFonts w:hint="default" w:hAnsi="DejaVu Math TeX Gyre" w:cs="Verdana"/>
          <w:i w:val="0"/>
          <w:kern w:val="2"/>
          <w:sz w:val="24"/>
          <w:szCs w:val="22"/>
          <w:lang w:eastAsia="zh-Hans" w:bidi="ar-SA"/>
        </w:rPr>
        <w:t>，</w:t>
      </w:r>
      <w:r>
        <w:rPr>
          <w:rFonts w:hint="eastAsia" w:hAnsi="DejaVu Math TeX Gyre" w:cs="Verdana"/>
          <w:i w:val="0"/>
          <w:kern w:val="2"/>
          <w:sz w:val="24"/>
          <w:szCs w:val="22"/>
          <w:lang w:val="en-US" w:eastAsia="zh-Hans" w:bidi="ar-SA"/>
        </w:rPr>
        <w:t>该算法通过初始化</w:t>
      </w:r>
      <w:r>
        <w:rPr>
          <w:rFonts w:hint="default" w:hAnsi="DejaVu Math TeX Gyre" w:cs="Verdana"/>
          <w:i w:val="0"/>
          <w:kern w:val="2"/>
          <w:sz w:val="24"/>
          <w:szCs w:val="22"/>
          <w:lang w:eastAsia="zh-Hans" w:bidi="ar-SA"/>
        </w:rPr>
        <w:t>k</w:t>
      </w:r>
      <w:r>
        <w:rPr>
          <w:rFonts w:hint="eastAsia" w:hAnsi="DejaVu Math TeX Gyre" w:cs="Verdana"/>
          <w:i w:val="0"/>
          <w:kern w:val="2"/>
          <w:sz w:val="24"/>
          <w:szCs w:val="22"/>
          <w:lang w:val="en-US" w:eastAsia="zh-Hans" w:bidi="ar-SA"/>
        </w:rPr>
        <w:t>值为</w:t>
      </w:r>
      <w:r>
        <w:rPr>
          <w:rFonts w:hint="default" w:hAnsi="DejaVu Math TeX Gyre" w:cs="Verdana"/>
          <w:i w:val="0"/>
          <w:kern w:val="2"/>
          <w:sz w:val="24"/>
          <w:szCs w:val="22"/>
          <w:lang w:eastAsia="zh-Hans" w:bidi="ar-SA"/>
        </w:rPr>
        <w:t>0，</w:t>
      </w:r>
      <w:r>
        <w:rPr>
          <w:rFonts w:hint="eastAsia" w:hAnsi="DejaVu Math TeX Gyre" w:cs="Verdana"/>
          <w:i w:val="0"/>
          <w:kern w:val="2"/>
          <w:sz w:val="24"/>
          <w:szCs w:val="22"/>
          <w:lang w:val="en-US" w:eastAsia="zh-Hans" w:bidi="ar-SA"/>
        </w:rPr>
        <w:t>来选择排序路径集合R中的第一条路径</w:t>
      </w:r>
      <w:r>
        <w:rPr>
          <w:rFonts w:hint="default" w:hAnsi="DejaVu Math TeX Gyre" w:cs="Verdana"/>
          <w:i w:val="0"/>
          <w:kern w:val="2"/>
          <w:sz w:val="24"/>
          <w:szCs w:val="22"/>
          <w:lang w:eastAsia="zh-Hans" w:bidi="ar-SA"/>
        </w:rPr>
        <w:t>,</w:t>
      </w:r>
      <w:r>
        <w:rPr>
          <w:rFonts w:hint="eastAsia" w:eastAsia="宋体" w:cs="Times New Roman"/>
          <w:lang w:val="en-US" w:eastAsia="zh-Hans"/>
        </w:rPr>
        <w:t>并把路由表</w:t>
      </w:r>
      <w:r>
        <w:rPr>
          <w:rFonts w:hint="default" w:eastAsia="宋体" w:cs="Times New Roman"/>
          <w:lang w:eastAsia="zh-CN"/>
        </w:rPr>
        <w:t>u[</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 xml:space="preserve">][e] </w:t>
      </w:r>
      <w:r>
        <w:rPr>
          <w:rFonts w:hint="eastAsia" w:eastAsia="宋体" w:cs="Times New Roman"/>
          <w:lang w:val="en-US" w:eastAsia="zh-Hans"/>
        </w:rPr>
        <w:t>对应的值设置为</w:t>
      </w:r>
      <w:r>
        <w:rPr>
          <w:rFonts w:hint="default" w:eastAsia="宋体" w:cs="Times New Roman"/>
          <w:lang w:eastAsia="zh-Hans"/>
        </w:rPr>
        <w:t>1。</w:t>
      </w:r>
      <w:r>
        <w:rPr>
          <w:rFonts w:hint="eastAsia" w:eastAsia="宋体" w:cs="Times New Roman"/>
          <w:lang w:val="en-US" w:eastAsia="zh-Hans"/>
        </w:rPr>
        <w:t>接下来判断路径</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R</m:t>
            </m:r>
            <m:ctrlPr>
              <w:rPr>
                <w:rFonts w:ascii="DejaVu Math TeX Gyre" w:hAnsi="DejaVu Math TeX Gyre" w:cs="Times New Roman"/>
                <w:i w:val="0"/>
                <w:iCs/>
              </w:rPr>
            </m:ctrlPr>
          </m:e>
          <m:sub>
            <m:r>
              <m:rPr>
                <m:sty m:val="p"/>
              </m:rPr>
              <w:rPr>
                <w:rFonts w:hint="default" w:ascii="DejaVu Math TeX Gyre" w:hAnsi="DejaVu Math TeX Gyre" w:cs="Times New Roman"/>
              </w:rPr>
              <m:t>k</m:t>
            </m:r>
            <m:ctrlPr>
              <w:rPr>
                <w:rFonts w:ascii="DejaVu Math TeX Gyre" w:hAnsi="DejaVu Math TeX Gyre" w:cs="Times New Roman"/>
                <w:i w:val="0"/>
                <w:iCs/>
              </w:rPr>
            </m:ctrlPr>
          </m:sub>
        </m:sSub>
      </m:oMath>
      <w:r>
        <w:rPr>
          <w:rFonts w:hint="eastAsia" w:hAnsi="DejaVu Math TeX Gyre" w:cs="Times New Roman"/>
          <w:i w:val="0"/>
          <w:iCs/>
          <w:lang w:val="en-US" w:eastAsia="zh-Hans"/>
        </w:rPr>
        <w:t>中的所有边是否都没有被其他流占据</w:t>
      </w:r>
      <w:r>
        <w:rPr>
          <w:rFonts w:hint="default" w:hAnsi="DejaVu Math TeX Gyre" w:cs="Times New Roman"/>
          <w:i w:val="0"/>
          <w:iCs/>
          <w:lang w:eastAsia="zh-Hans"/>
        </w:rPr>
        <w:t>，</w:t>
      </w:r>
      <w:r>
        <w:rPr>
          <w:rFonts w:hint="eastAsia" w:hAnsi="DejaVu Math TeX Gyre" w:cs="Times New Roman"/>
          <w:i w:val="0"/>
          <w:iCs/>
          <w:lang w:val="en-US" w:eastAsia="zh-Hans"/>
        </w:rPr>
        <w:t>是</w:t>
      </w:r>
      <w:r>
        <w:rPr>
          <w:rFonts w:hint="default" w:hAnsi="DejaVu Math TeX Gyre" w:cs="Times New Roman"/>
          <w:i w:val="0"/>
          <w:iCs/>
          <w:lang w:eastAsia="zh-Hans"/>
        </w:rPr>
        <w:t>：</w:t>
      </w:r>
      <w:r>
        <w:rPr>
          <w:rFonts w:hint="eastAsia" w:eastAsia="宋体" w:cs="Times New Roman"/>
          <w:lang w:val="en-US" w:eastAsia="zh-Hans"/>
        </w:rPr>
        <w:t>意味着</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eastAsia="宋体" w:cs="Times New Roman"/>
          <w:lang w:val="en-US" w:eastAsia="zh-Hans"/>
        </w:rPr>
        <w:t>的路径和所有已分配的路径不重合</w:t>
      </w:r>
      <w:r>
        <w:rPr>
          <w:rFonts w:hint="default" w:eastAsia="宋体" w:cs="Times New Roman"/>
          <w:lang w:eastAsia="zh-Hans"/>
        </w:rPr>
        <w: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的调度不需要进入调度解析器</w:t>
      </w:r>
      <w:r>
        <w:rPr>
          <w:rFonts w:hint="default" w:hAnsi="DejaVu Math TeX Gyre" w:cs="Times New Roman"/>
          <w:i w:val="0"/>
          <w:iCs/>
          <w:lang w:eastAsia="zh-Hans"/>
        </w:rPr>
        <w:t>，</w:t>
      </w:r>
      <w:r>
        <w:rPr>
          <w:rFonts w:hint="eastAsia" w:eastAsia="宋体" w:cs="Times New Roman"/>
          <w:lang w:val="en-US" w:eastAsia="zh-Hans"/>
        </w:rPr>
        <w:t>因此直接将</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的</w:t>
      </w:r>
      <w:r>
        <w:rPr>
          <w:rFonts w:hint="eastAsia" w:eastAsia="宋体" w:cs="Times New Roman"/>
          <w:lang w:val="en-US" w:eastAsia="zh-Hans"/>
        </w:rPr>
        <w:t>发送开始时间SST设置为</w:t>
      </w:r>
      <w:r>
        <w:rPr>
          <w:rFonts w:hint="default" w:eastAsia="宋体" w:cs="Times New Roman"/>
          <w:lang w:eastAsia="zh-Hans"/>
        </w:rPr>
        <w:t>0，</w:t>
      </w:r>
      <w:r>
        <w:rPr>
          <w:rFonts w:hint="eastAsia" w:eastAsia="宋体" w:cs="Times New Roman"/>
          <w:lang w:val="en-US" w:eastAsia="zh-Hans"/>
        </w:rPr>
        <w:t>根据SST计算出</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在每条边的传输时间</w:t>
      </w:r>
      <w:r>
        <w:rPr>
          <w:rFonts w:hint="default" w:hAnsi="DejaVu Math TeX Gyre" w:cs="Times New Roman"/>
          <w:i w:val="0"/>
          <w:iCs/>
          <w:lang w:eastAsia="zh-Hans"/>
        </w:rPr>
        <w:t>，</w:t>
      </w:r>
      <w:r>
        <w:rPr>
          <w:rFonts w:hint="eastAsia" w:hAnsi="DejaVu Math TeX Gyre" w:cs="Times New Roman"/>
          <w:i w:val="0"/>
          <w:iCs/>
          <w:lang w:val="en-US" w:eastAsia="zh-Hans"/>
        </w:rPr>
        <w:t>记录在</w:t>
      </w:r>
      <w:r>
        <w:rPr>
          <w:rFonts w:hint="default" w:eastAsia="宋体" w:cs="Times New Roman"/>
          <w:lang w:eastAsia="zh-CN"/>
        </w:rPr>
        <w:t>t[f][e]</w:t>
      </w:r>
      <w:r>
        <w:rPr>
          <w:rFonts w:hint="eastAsia" w:eastAsia="宋体" w:cs="Times New Roman"/>
          <w:lang w:val="en-US" w:eastAsia="zh-Hans"/>
        </w:rPr>
        <w:t>中</w:t>
      </w:r>
      <w:r>
        <w:rPr>
          <w:rFonts w:hint="default" w:eastAsia="宋体" w:cs="Times New Roman"/>
          <w:lang w:eastAsia="zh-Hans"/>
        </w:rPr>
        <w:t>，</w:t>
      </w:r>
      <w:r>
        <w:rPr>
          <w:rFonts w:hint="eastAsia" w:eastAsia="宋体" w:cs="Times New Roman"/>
          <w:lang w:val="en-US" w:eastAsia="zh-Hans"/>
        </w:rPr>
        <w:t>并返回</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可以被</w:t>
      </w:r>
      <w:r>
        <w:rPr>
          <w:rFonts w:hint="eastAsia" w:eastAsia="宋体" w:cs="Times New Roman"/>
          <w:lang w:val="en-US" w:eastAsia="zh-Hans"/>
        </w:rPr>
        <w:t>直接调度成功的结果</w:t>
      </w:r>
      <w:r>
        <w:rPr>
          <w:rFonts w:hint="default" w:eastAsia="宋体" w:cs="Times New Roman"/>
          <w:lang w:eastAsia="zh-Hans"/>
        </w:rPr>
        <w:t>。</w:t>
      </w:r>
      <w:r>
        <w:rPr>
          <w:rFonts w:hint="eastAsia" w:eastAsia="宋体" w:cs="Times New Roman"/>
          <w:lang w:val="en-US" w:eastAsia="zh-Hans"/>
        </w:rPr>
        <w:t>否则</w:t>
      </w:r>
      <w:r>
        <w:rPr>
          <w:rFonts w:hint="default" w:eastAsia="宋体" w:cs="Times New Roman"/>
          <w:lang w:eastAsia="zh-Hans"/>
        </w:rPr>
        <w:t>，</w:t>
      </w:r>
      <w:r>
        <w:rPr>
          <w:rFonts w:hint="eastAsia" w:eastAsia="宋体" w:cs="Times New Roman"/>
          <w:lang w:val="en-US" w:eastAsia="zh-Hans"/>
        </w:rPr>
        <w:t>算法将进入调度解析器</w:t>
      </w:r>
      <w:r>
        <w:rPr>
          <w:rFonts w:hint="default" w:eastAsia="宋体" w:cs="Times New Roman"/>
          <w:lang w:eastAsia="zh-Hans"/>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firstLineChars="0"/>
        <w:jc w:val="left"/>
        <w:rPr>
          <w:rFonts w:hint="default" w:eastAsia="宋体" w:cs="Times New Roman"/>
          <w:lang w:eastAsia="zh-Hans"/>
        </w:rPr>
      </w:pPr>
      <w:r>
        <w:rPr>
          <w:rFonts w:hint="eastAsia" w:eastAsia="宋体" w:cs="Times New Roman"/>
          <w:lang w:val="en-US" w:eastAsia="zh-Hans"/>
        </w:rPr>
        <w:t>调度解析器是建立整数线性规划的模型</w:t>
      </w:r>
      <w:r>
        <w:rPr>
          <w:rFonts w:hint="default" w:eastAsia="宋体" w:cs="Times New Roman"/>
          <w:lang w:eastAsia="zh-Hans"/>
        </w:rPr>
        <w:t>。</w:t>
      </w:r>
      <w:r>
        <w:rPr>
          <w:rFonts w:hint="eastAsia" w:eastAsia="宋体" w:cs="Times New Roman"/>
          <w:lang w:val="en-US" w:eastAsia="zh-Hans"/>
        </w:rPr>
        <w:t>由于采用了无等待分组调度机制</w:t>
      </w:r>
      <w:r>
        <w:rPr>
          <w:rFonts w:hint="default" w:eastAsia="宋体" w:cs="Times New Roman"/>
          <w:lang w:eastAsia="zh-Hans"/>
        </w:rPr>
        <w:t>，</w:t>
      </w:r>
      <w:r>
        <w:rPr>
          <w:rFonts w:hint="eastAsia" w:eastAsia="宋体" w:cs="Times New Roman"/>
          <w:lang w:val="en-US" w:eastAsia="zh-Hans"/>
        </w:rPr>
        <w:t>因此需要增加三个约束</w:t>
      </w:r>
      <w:r>
        <w:rPr>
          <w:rFonts w:hint="default" w:eastAsia="宋体" w:cs="Times New Roman"/>
          <w:lang w:eastAsia="zh-Hans"/>
        </w:rPr>
        <w:t>。</w:t>
      </w:r>
      <w:r>
        <w:rPr>
          <w:rFonts w:hint="eastAsia" w:eastAsia="宋体" w:cs="Times New Roman"/>
          <w:lang w:val="en-US" w:eastAsia="zh-Hans"/>
        </w:rPr>
        <w:t>调度解析器的约束见表</w:t>
      </w:r>
      <w:r>
        <w:rPr>
          <w:rFonts w:hint="default" w:eastAsia="宋体" w:cs="Times New Roman"/>
          <w:lang w:eastAsia="zh-Hans"/>
        </w:rPr>
        <w:t>4，</w:t>
      </w:r>
      <w:r>
        <w:rPr>
          <w:rFonts w:hint="eastAsia" w:eastAsia="宋体" w:cs="Times New Roman"/>
          <w:lang w:val="en-US" w:eastAsia="zh-Hans"/>
        </w:rPr>
        <w:t>目标函数见表</w:t>
      </w:r>
      <w:r>
        <w:rPr>
          <w:rFonts w:hint="default" w:eastAsia="宋体" w:cs="Times New Roman"/>
          <w:lang w:eastAsia="zh-Hans"/>
        </w:rPr>
        <w:t>5。</w:t>
      </w:r>
    </w:p>
    <w:p>
      <w:pPr>
        <w:jc w:val="center"/>
        <w:rPr>
          <w:rFonts w:hint="default" w:eastAsia="楷体"/>
          <w:szCs w:val="24"/>
          <w:lang w:val="en-US"/>
        </w:rPr>
      </w:pPr>
      <w:r>
        <w:rPr>
          <w:rFonts w:hint="eastAsia" w:eastAsia="楷体"/>
          <w:szCs w:val="24"/>
        </w:rPr>
        <w:t>表</w:t>
      </w:r>
      <w:r>
        <w:rPr>
          <w:rFonts w:hint="default" w:eastAsia="楷体"/>
          <w:szCs w:val="24"/>
        </w:rPr>
        <w:t>4</w:t>
      </w:r>
      <w:r>
        <w:rPr>
          <w:rFonts w:eastAsia="楷体"/>
          <w:szCs w:val="24"/>
        </w:rPr>
        <w:t xml:space="preserve"> </w:t>
      </w:r>
      <w:r>
        <w:rPr>
          <w:rFonts w:hint="eastAsia" w:eastAsia="楷体"/>
          <w:szCs w:val="24"/>
          <w:lang w:val="en-US" w:eastAsia="zh-Hans"/>
        </w:rPr>
        <w:t>调度解析器约束</w:t>
      </w:r>
    </w:p>
    <w:tbl>
      <w:tblPr>
        <w:tblStyle w:val="9"/>
        <w:tblW w:w="8815" w:type="dxa"/>
        <w:tblInd w:w="0" w:type="dxa"/>
        <w:tblLayout w:type="autofit"/>
        <w:tblCellMar>
          <w:top w:w="0" w:type="dxa"/>
          <w:left w:w="108" w:type="dxa"/>
          <w:bottom w:w="0" w:type="dxa"/>
          <w:right w:w="108" w:type="dxa"/>
        </w:tblCellMar>
      </w:tblPr>
      <w:tblGrid>
        <w:gridCol w:w="1261"/>
        <w:gridCol w:w="4725"/>
        <w:gridCol w:w="2829"/>
      </w:tblGrid>
      <w:tr>
        <w:tc>
          <w:tcPr>
            <w:tcW w:w="1261" w:type="dxa"/>
            <w:tcBorders>
              <w:top w:val="single" w:color="auto" w:sz="4" w:space="0"/>
              <w:bottom w:val="nil"/>
              <w:insideH w:val="single" w:sz="4" w:space="0"/>
            </w:tcBorders>
          </w:tcPr>
          <w:p>
            <w:pPr>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b/>
                <w:bCs/>
                <w:caps w:val="0"/>
                <w:lang w:val="en-US" w:eastAsia="zh-Hans"/>
              </w:rPr>
            </w:pPr>
            <w:r>
              <w:rPr>
                <w:rFonts w:hint="eastAsia"/>
                <w:b/>
                <w:bCs/>
                <w:caps w:val="0"/>
                <w:lang w:val="en-US" w:eastAsia="zh-Hans"/>
              </w:rPr>
              <w:t>约束</w:t>
            </w:r>
          </w:p>
        </w:tc>
        <w:tc>
          <w:tcPr>
            <w:tcW w:w="4725" w:type="dxa"/>
            <w:tcBorders>
              <w:top w:val="single" w:color="auto" w:sz="4" w:space="0"/>
              <w:bottom w:val="single" w:color="7E7E7E" w:themeColor="text1" w:themeTint="80" w:sz="4" w:space="0"/>
              <w:insideH w:val="single" w:sz="4" w:space="0"/>
            </w:tcBorders>
          </w:tcPr>
          <w:p>
            <w:pPr>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b/>
                <w:bCs/>
                <w:caps w:val="0"/>
                <w:lang w:val="en-US" w:eastAsia="zh-Hans"/>
              </w:rPr>
            </w:pPr>
            <w:r>
              <w:rPr>
                <w:rFonts w:hint="eastAsia"/>
                <w:b/>
                <w:bCs/>
                <w:caps w:val="0"/>
                <w:lang w:val="en-US" w:eastAsia="zh-Hans"/>
              </w:rPr>
              <w:t>公式表达</w:t>
            </w:r>
          </w:p>
        </w:tc>
        <w:tc>
          <w:tcPr>
            <w:tcW w:w="2829" w:type="dxa"/>
            <w:tcBorders>
              <w:top w:val="single" w:color="auto" w:sz="4" w:space="0"/>
              <w:bottom w:val="single" w:color="7E7E7E" w:themeColor="text1" w:themeTint="80" w:sz="4" w:space="0"/>
              <w:insideH w:val="single" w:sz="4" w:space="0"/>
            </w:tcBorders>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bCs/>
                <w:caps w:val="0"/>
                <w:lang w:val="en-US" w:eastAsia="zh-Hans"/>
              </w:rPr>
            </w:pPr>
            <w:r>
              <w:rPr>
                <w:rFonts w:hint="eastAsia"/>
                <w:b/>
                <w:bCs/>
                <w:caps w:val="0"/>
                <w:lang w:val="en-US" w:eastAsia="zh-Hans"/>
              </w:rPr>
              <w:t>说明</w:t>
            </w:r>
          </w:p>
        </w:tc>
      </w:tr>
      <w:tr>
        <w:tc>
          <w:tcPr>
            <w:tcW w:w="1261" w:type="dxa"/>
            <w:vMerge w:val="restart"/>
            <w:tcBorders>
              <w:top w:val="nil"/>
              <w:left w:val="nil"/>
              <w:right w:val="nil"/>
            </w:tcBorders>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Hans"/>
              </w:rPr>
            </w:pPr>
            <w:r>
              <w:rPr>
                <w:rFonts w:hint="eastAsia"/>
                <w:lang w:val="en-US" w:eastAsia="zh-Hans"/>
              </w:rPr>
              <w:t>传输开始时间约束</w:t>
            </w:r>
          </w:p>
        </w:tc>
        <w:tc>
          <w:tcPr>
            <w:tcW w:w="4725" w:type="dxa"/>
            <w:tcBorders>
              <w:left w:val="nil"/>
            </w:tcBorders>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left"/>
              <w:textAlignment w:val="auto"/>
              <w:rPr>
                <w:rFonts w:hint="default" w:eastAsiaTheme="minorEastAsia"/>
                <w:lang w:eastAsia="zh-Hans"/>
              </w:rPr>
            </w:pPr>
            <w:r>
              <w:rPr>
                <w:rFonts w:hint="eastAsia"/>
                <w:i w:val="0"/>
                <w:iCs w:val="0"/>
                <w:lang w:val="en-US" w:eastAsia="zh-Hans"/>
              </w:rPr>
              <w:t xml:space="preserve">t [f] [e] = t [f] [e] mod </w:t>
            </w:r>
            <w:r>
              <w:rPr>
                <w:rFonts w:hint="default"/>
                <w:i w:val="0"/>
                <w:iCs w:val="0"/>
                <w:lang w:eastAsia="zh-Hans"/>
              </w:rPr>
              <w:t>f</w:t>
            </w:r>
            <w:r>
              <w:rPr>
                <w:rFonts w:hint="default" w:eastAsia="宋体" w:cs="Times New Roman"/>
                <w:i w:val="0"/>
                <w:iCs w:val="0"/>
                <w:lang w:eastAsia="zh-CN"/>
              </w:rPr>
              <w:t>.p</w:t>
            </w:r>
            <w:r>
              <w:rPr>
                <w:rFonts w:hint="eastAsia"/>
                <w:i w:val="0"/>
                <w:iCs w:val="0"/>
                <w:lang w:val="en-US" w:eastAsia="zh-Hans"/>
              </w:rPr>
              <w:t xml:space="preserve"> , if t [f] [e] ≥ </w:t>
            </w:r>
            <w:r>
              <w:rPr>
                <w:rFonts w:hint="default"/>
                <w:i w:val="0"/>
                <w:iCs w:val="0"/>
                <w:lang w:eastAsia="zh-Hans"/>
              </w:rPr>
              <w:t>f</w:t>
            </w:r>
            <w:r>
              <w:rPr>
                <w:rFonts w:hint="default" w:eastAsia="宋体" w:cs="Times New Roman"/>
                <w:i w:val="0"/>
                <w:iCs w:val="0"/>
                <w:lang w:eastAsia="zh-CN"/>
              </w:rPr>
              <w:t>.p</w:t>
            </w:r>
          </w:p>
        </w:tc>
        <w:tc>
          <w:tcPr>
            <w:tcW w:w="2829"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i w:val="0"/>
                <w:iCs w:val="0"/>
                <w:lang w:val="en-US" w:eastAsia="zh-Hans"/>
              </w:rPr>
            </w:pPr>
            <w:r>
              <w:rPr>
                <w:rFonts w:hint="eastAsia"/>
                <w:i w:val="0"/>
                <w:iCs w:val="0"/>
                <w:lang w:val="en-US" w:eastAsia="zh-Hans"/>
              </w:rPr>
              <w:t>若流任意一跳的传输开始时间t [f] [e]大于流周期</w:t>
            </w:r>
            <w:r>
              <w:rPr>
                <w:rFonts w:hint="default"/>
                <w:i w:val="0"/>
                <w:iCs w:val="0"/>
                <w:lang w:eastAsia="zh-Hans"/>
              </w:rPr>
              <w:t>，</w:t>
            </w:r>
            <w:r>
              <w:rPr>
                <w:rFonts w:hint="eastAsia"/>
                <w:i w:val="0"/>
                <w:iCs w:val="0"/>
                <w:lang w:val="en-US" w:eastAsia="zh-Hans"/>
              </w:rPr>
              <w:t>则对流周期取模</w:t>
            </w:r>
          </w:p>
        </w:tc>
      </w:tr>
      <w:tr>
        <w:tc>
          <w:tcPr>
            <w:tcW w:w="1261" w:type="dxa"/>
            <w:vMerge w:val="continue"/>
            <w:tcBorders>
              <w:left w:val="nil"/>
              <w:right w:val="nil"/>
            </w:tcBorders>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cstheme="minorBidi"/>
                <w:kern w:val="2"/>
                <w:sz w:val="24"/>
                <w:szCs w:val="22"/>
                <w:lang w:eastAsia="zh-CN" w:bidi="ar-SA"/>
                <w:oMath/>
              </w:rPr>
            </w:pPr>
          </w:p>
        </w:tc>
        <w:tc>
          <w:tcPr>
            <w:tcW w:w="4725" w:type="dxa"/>
            <w:tcBorders>
              <w:left w:val="nil"/>
            </w:tcBorders>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left"/>
              <w:textAlignment w:val="auto"/>
              <w:rPr>
                <w:rFonts w:hint="default" w:eastAsiaTheme="minorEastAsia"/>
                <w:lang w:val="en-US" w:eastAsia="zh-Hans"/>
              </w:rPr>
            </w:pPr>
            <w:r>
              <w:rPr>
                <w:rFonts w:hint="eastAsia"/>
                <w:lang w:val="en-US" w:eastAsia="zh-Hans"/>
              </w:rPr>
              <w:t xml:space="preserve">0 ≤ t [f] [e] ≤ </w:t>
            </w:r>
            <w:r>
              <w:rPr>
                <w:rFonts w:hint="default"/>
                <w:i w:val="0"/>
                <w:iCs w:val="0"/>
                <w:lang w:eastAsia="zh-Hans"/>
              </w:rPr>
              <w:t>f</w:t>
            </w:r>
            <w:r>
              <w:rPr>
                <w:rFonts w:hint="default" w:eastAsia="宋体" w:cs="Times New Roman"/>
                <w:i w:val="0"/>
                <w:iCs w:val="0"/>
                <w:lang w:eastAsia="zh-CN"/>
              </w:rPr>
              <w:t>.p</w:t>
            </w:r>
            <w:r>
              <w:rPr>
                <w:rFonts w:hint="eastAsia"/>
                <w:lang w:val="en-US" w:eastAsia="zh-Hans"/>
              </w:rPr>
              <w:t xml:space="preserve"> − </w:t>
            </w:r>
            <w:r>
              <w:rPr>
                <w:rFonts w:hint="default"/>
                <w:lang w:eastAsia="zh-Hans"/>
              </w:rPr>
              <w:t>f.t</w:t>
            </w:r>
            <w:r>
              <w:rPr>
                <w:rFonts w:hint="eastAsia"/>
                <w:lang w:val="en-US" w:eastAsia="zh-Hans"/>
              </w:rPr>
              <w:t xml:space="preserve"> </w:t>
            </w:r>
          </w:p>
        </w:tc>
        <w:tc>
          <w:tcPr>
            <w:tcW w:w="2829"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Hans"/>
              </w:rPr>
            </w:pPr>
            <w:r>
              <w:rPr>
                <w:rFonts w:hint="eastAsia"/>
                <w:lang w:val="en-US" w:eastAsia="zh-Hans"/>
              </w:rPr>
              <w:t>每个端口上的传输在下一周期开始前结束</w:t>
            </w:r>
          </w:p>
        </w:tc>
      </w:tr>
      <w:tr>
        <w:tc>
          <w:tcPr>
            <w:tcW w:w="1261" w:type="dxa"/>
            <w:tcBorders>
              <w:left w:val="nil"/>
              <w:right w:val="nil"/>
            </w:tcBorders>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eastAsiaTheme="minorEastAsia" w:cstheme="minorBidi"/>
                <w:kern w:val="2"/>
                <w:sz w:val="24"/>
                <w:szCs w:val="22"/>
                <w:lang w:val="en-US" w:eastAsia="zh-Hans" w:bidi="ar-SA"/>
                <w:oMath/>
              </w:rPr>
            </w:pPr>
            <w:r>
              <w:rPr>
                <w:rFonts w:hint="eastAsia" w:hAnsi="Cambria Math" w:cstheme="minorBidi"/>
                <w:kern w:val="2"/>
                <w:sz w:val="24"/>
                <w:szCs w:val="22"/>
                <w:lang w:val="en-US" w:eastAsia="zh-Hans" w:bidi="ar-SA"/>
              </w:rPr>
              <w:t>无冲突时隙约束</w:t>
            </w:r>
          </w:p>
        </w:tc>
        <w:tc>
          <w:tcPr>
            <w:tcW w:w="4725" w:type="dxa"/>
            <w:tcBorders>
              <w:left w:val="nil"/>
            </w:tcBorders>
            <w:shd w:val="clear" w:color="auto" w:fill="auto"/>
          </w:tcPr>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lang w:val="en-US" w:eastAsia="zh-Hans"/>
              </w:rPr>
              <w:t xml:space="preserve"> ∈ </w:t>
            </w:r>
            <m:oMath>
              <m:sSub>
                <m:sSubPr>
                  <m:ctrlPr>
                    <w:rPr>
                      <w:rFonts w:ascii="DejaVu Math TeX Gyre" w:hAnsi="DejaVu Math TeX Gyre"/>
                      <w:i w:val="0"/>
                      <w:iCs/>
                      <w:lang w:val="en-US"/>
                    </w:rPr>
                  </m:ctrlPr>
                </m:sSubPr>
                <m:e>
                  <m:r>
                    <m:rPr>
                      <m:sty m:val="p"/>
                    </m:rPr>
                    <w:rPr>
                      <w:rFonts w:hint="eastAsia" w:ascii="DejaVu Math TeX Gyre" w:hAnsi="DejaVu Math TeX Gyre"/>
                      <w:lang w:val="en-US" w:eastAsia="zh-Hans"/>
                    </w:rPr>
                    <m:t>F</m:t>
                  </m:r>
                  <m:ctrlPr>
                    <w:rPr>
                      <w:rFonts w:ascii="DejaVu Math TeX Gyre" w:hAnsi="DejaVu Math TeX Gyre"/>
                      <w:i w:val="0"/>
                      <w:iCs/>
                      <w:lang w:val="en-US"/>
                    </w:rPr>
                  </m:ctrlPr>
                </m:e>
                <m:sub>
                  <m:r>
                    <m:rPr>
                      <m:sty m:val="p"/>
                    </m:rPr>
                    <w:rPr>
                      <w:rFonts w:hint="default" w:ascii="DejaVu Math TeX Gyre" w:hAnsi="DejaVu Math TeX Gyre"/>
                    </w:rPr>
                    <m:t>new</m:t>
                  </m:r>
                  <m:ctrlPr>
                    <w:rPr>
                      <w:rFonts w:ascii="DejaVu Math TeX Gyre" w:hAnsi="DejaVu Math TeX Gyre"/>
                      <w:i w:val="0"/>
                      <w:iCs/>
                      <w:lang w:val="en-US"/>
                    </w:rPr>
                  </m:ctrlPr>
                </m:sub>
              </m:sSub>
            </m:oMath>
            <w:r>
              <w:rPr>
                <w:rFonts w:hint="eastAsia"/>
                <w:lang w:val="en-US" w:eastAsia="zh-Hans"/>
              </w:rPr>
              <w:t xml:space="preserve">, </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eastAsia"/>
                <w:lang w:val="en-US" w:eastAsia="zh-Hans"/>
              </w:rPr>
              <w:t xml:space="preserve">∈ </w:t>
            </w:r>
            <m:oMath>
              <m:sSub>
                <m:sSubPr>
                  <m:ctrlPr>
                    <w:rPr>
                      <w:rFonts w:ascii="DejaVu Math TeX Gyre" w:hAnsi="DejaVu Math TeX Gyre"/>
                      <w:i w:val="0"/>
                      <w:iCs/>
                      <w:lang w:val="en-US"/>
                    </w:rPr>
                  </m:ctrlPr>
                </m:sSubPr>
                <m:e>
                  <m:r>
                    <m:rPr>
                      <m:sty m:val="p"/>
                    </m:rPr>
                    <w:rPr>
                      <w:rFonts w:hint="eastAsia" w:ascii="DejaVu Math TeX Gyre" w:hAnsi="DejaVu Math TeX Gyre"/>
                      <w:lang w:val="en-US" w:eastAsia="zh-Hans"/>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eastAsia"/>
                <w:lang w:val="en-US" w:eastAsia="zh-Hans"/>
              </w:rPr>
              <w:t>, e ∈</w:t>
            </w:r>
            <m:oMath>
              <m:r>
                <m:rPr>
                  <m:sty m:val="p"/>
                </m:rPr>
                <w:rPr>
                  <w:rFonts w:ascii="DejaVu Math TeX Gyre" w:hAnsi="DejaVu Math TeX Gyre" w:cs="Verdana"/>
                  <w:kern w:val="2"/>
                  <w:sz w:val="24"/>
                  <w:szCs w:val="22"/>
                  <w:lang w:bidi="ar-SA"/>
                </w:rPr>
                <m:t>ε</m:t>
              </m:r>
            </m:oMath>
            <w:r>
              <w:rPr>
                <w:rFonts w:hint="eastAsia"/>
                <w:lang w:val="en-US" w:eastAsia="zh-Hans"/>
              </w:rPr>
              <w:t xml:space="preserve"> :</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∀x ∈ X, y ∈ Y :</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if (u[</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lang w:val="en-US" w:eastAsia="zh-Hans"/>
              </w:rPr>
              <w:t>][e] + u[</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eastAsia"/>
                <w:lang w:val="en-US" w:eastAsia="zh-Hans"/>
              </w:rPr>
              <w:t>][e] ≥ 2) then</w:t>
            </w:r>
          </w:p>
          <w:p>
            <w:pPr>
              <w:keepNext w:val="0"/>
              <w:keepLines w:val="0"/>
              <w:pageBreakBefore w:val="0"/>
              <w:widowControl w:val="0"/>
              <w:kinsoku/>
              <w:wordWrap/>
              <w:overflowPunct/>
              <w:topLinePunct w:val="0"/>
              <w:autoSpaceDE/>
              <w:autoSpaceDN/>
              <w:bidi w:val="0"/>
              <w:adjustRightInd/>
              <w:snapToGrid/>
              <w:jc w:val="left"/>
              <w:textAlignment w:val="auto"/>
              <w:rPr>
                <w:rFonts w:hint="default"/>
                <w:lang w:eastAsia="zh-Hans"/>
              </w:rPr>
            </w:pPr>
            <w:r>
              <w:rPr>
                <w:rFonts w:hint="eastAsia"/>
                <w:lang w:val="en-US" w:eastAsia="zh-Hans"/>
              </w:rPr>
              <w:t>(t[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lang w:val="en-US" w:eastAsia="zh-Hans"/>
              </w:rPr>
              <w:t>][e] + x·</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ascii="Times New Roman" w:hAnsi="DejaVu Math TeX Gyre" w:cs="Times New Roman"/>
                <w:i w:val="0"/>
                <w:iCs/>
              </w:rPr>
              <w:t xml:space="preserve">.p </w:t>
            </w:r>
            <w:r>
              <w:rPr>
                <w:rFonts w:hint="eastAsia"/>
                <w:lang w:val="en-US" w:eastAsia="zh-Hans"/>
              </w:rPr>
              <w:t>≥</w:t>
            </w:r>
            <w:r>
              <w:rPr>
                <w:rFonts w:hint="default"/>
                <w:lang w:eastAsia="zh-Hans"/>
              </w:rPr>
              <w:t xml:space="preserve"> </w:t>
            </w:r>
            <w:r>
              <w:rPr>
                <w:rFonts w:hint="eastAsia"/>
                <w:lang w:val="en-US" w:eastAsia="zh-Hans"/>
              </w:rPr>
              <w:t>t[</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eastAsia"/>
                <w:lang w:val="en-US" w:eastAsia="zh-Hans"/>
              </w:rPr>
              <w:t>][e] + y·</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c</m:t>
                  </m:r>
                  <m:ctrlPr>
                    <w:rPr>
                      <w:rFonts w:ascii="DejaVu Math TeX Gyre" w:hAnsi="DejaVu Math TeX Gyre" w:cs="Times New Roman"/>
                      <w:i w:val="0"/>
                      <w:iCs/>
                    </w:rPr>
                  </m:ctrlPr>
                </m:sub>
              </m:sSub>
            </m:oMath>
            <w:r>
              <w:rPr>
                <w:rFonts w:hint="default" w:ascii="Times New Roman" w:hAnsi="DejaVu Math TeX Gyre" w:cs="Times New Roman"/>
                <w:i w:val="0"/>
                <w:iCs/>
              </w:rPr>
              <w:t>.p</w:t>
            </w:r>
            <w:r>
              <w:rPr>
                <w:rFonts w:hint="eastAsia"/>
                <w:lang w:val="en-US" w:eastAsia="zh-Hans"/>
              </w:rPr>
              <w:t xml:space="preserve"> + </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c</m:t>
                  </m:r>
                  <m:ctrlPr>
                    <w:rPr>
                      <w:rFonts w:ascii="DejaVu Math TeX Gyre" w:hAnsi="DejaVu Math TeX Gyre" w:cs="Times New Roman"/>
                      <w:i w:val="0"/>
                      <w:iCs/>
                    </w:rPr>
                  </m:ctrlPr>
                </m:sub>
              </m:sSub>
            </m:oMath>
            <w:r>
              <w:rPr>
                <w:rFonts w:hint="default" w:ascii="Times New Roman" w:hAnsi="DejaVu Math TeX Gyre" w:cs="Times New Roman"/>
                <w:i w:val="0"/>
                <w:iCs/>
              </w:rPr>
              <w:t>.t</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or t[</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eastAsia"/>
                <w:lang w:val="en-US" w:eastAsia="zh-Hans"/>
              </w:rPr>
              <w:t>][e]+y·</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c</m:t>
                  </m:r>
                  <m:ctrlPr>
                    <w:rPr>
                      <w:rFonts w:ascii="DejaVu Math TeX Gyre" w:hAnsi="DejaVu Math TeX Gyre" w:cs="Times New Roman"/>
                      <w:i w:val="0"/>
                      <w:iCs/>
                    </w:rPr>
                  </m:ctrlPr>
                </m:sub>
              </m:sSub>
            </m:oMath>
            <w:r>
              <w:rPr>
                <w:rFonts w:hint="default" w:ascii="Times New Roman" w:hAnsi="DejaVu Math TeX Gyre" w:cs="Times New Roman"/>
                <w:i w:val="0"/>
                <w:iCs/>
              </w:rPr>
              <w:t>.p</w:t>
            </w:r>
            <w:r>
              <w:rPr>
                <w:rFonts w:hint="eastAsia"/>
                <w:lang w:val="en-US" w:eastAsia="zh-Hans"/>
              </w:rPr>
              <w:t xml:space="preserve"> ≥ 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lang w:val="en-US" w:eastAsia="zh-Hans"/>
              </w:rPr>
              <w:t>][e]+</w:t>
            </w:r>
            <w:r>
              <w:rPr>
                <w:rFonts w:hint="default"/>
                <w:lang w:eastAsia="zh-Hans"/>
              </w:rPr>
              <w:t xml:space="preserve"> </w:t>
            </w:r>
            <w:r>
              <w:rPr>
                <w:rFonts w:hint="eastAsia"/>
                <w:lang w:val="en-US" w:eastAsia="zh-Hans"/>
              </w:rPr>
              <w:t>x·</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ascii="Times New Roman" w:hAnsi="DejaVu Math TeX Gyre" w:cs="Times New Roman"/>
                <w:i w:val="0"/>
                <w:iCs/>
              </w:rPr>
              <w:t xml:space="preserve">.p </w:t>
            </w:r>
            <w:r>
              <w:rPr>
                <w:rFonts w:hint="eastAsia"/>
                <w:lang w:val="en-US" w:eastAsia="zh-Hans"/>
              </w:rPr>
              <w:t>+</w:t>
            </w:r>
            <w:r>
              <w:rPr>
                <w:rFonts w:hint="default"/>
                <w:lang w:eastAsia="zh-Hans"/>
              </w:rPr>
              <w:t xml:space="preserve"> </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ascii="Times New Roman" w:hAnsi="DejaVu Math TeX Gyre" w:cs="Times New Roman"/>
                <w:i w:val="0"/>
                <w:iCs/>
              </w:rPr>
              <w:t>.t</w:t>
            </w:r>
            <w:r>
              <w:rPr>
                <w:rFonts w:hint="eastAsia"/>
                <w:lang w:val="en-US" w:eastAsia="zh-Hans"/>
              </w:rPr>
              <w:t>)</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with</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X =</w:t>
            </w:r>
            <w:r>
              <w:rPr>
                <w:rFonts w:hint="default"/>
                <w:lang w:eastAsia="zh-Hans"/>
              </w:rPr>
              <w:t>{</w:t>
            </w:r>
            <w:r>
              <w:rPr>
                <w:rFonts w:hint="eastAsia"/>
                <w:lang w:val="en-US" w:eastAsia="zh-Hans"/>
              </w:rPr>
              <w:t>x ∈ N : 0 ≤ x ≤</w:t>
            </w:r>
            <w:r>
              <w:rPr>
                <w:rFonts w:hint="default"/>
                <w:lang w:eastAsia="zh-Hans"/>
              </w:rPr>
              <w:t xml:space="preserve"> </w:t>
            </w:r>
            <m:oMath>
              <m:f>
                <m:fPr>
                  <m:ctrlPr>
                    <w:rPr>
                      <w:rFonts w:ascii="DejaVu Math TeX Gyre" w:hAnsi="DejaVu Math TeX Gyre"/>
                      <w:i w:val="0"/>
                      <w:iCs/>
                      <w:lang w:val="en-US"/>
                    </w:rPr>
                  </m:ctrlPr>
                </m:fPr>
                <m:num>
                  <m:r>
                    <m:rPr>
                      <m:sty m:val="p"/>
                    </m:rPr>
                    <w:rPr>
                      <w:rFonts w:hint="default" w:ascii="DejaVu Math TeX Gyre" w:hAnsi="DejaVu Math TeX Gyre"/>
                    </w:rPr>
                    <m:t>sp</m:t>
                  </m:r>
                  <m:ctrlPr>
                    <w:rPr>
                      <w:rFonts w:ascii="DejaVu Math TeX Gyre" w:hAnsi="DejaVu Math TeX Gyre"/>
                      <w:i w:val="0"/>
                      <w:iCs/>
                      <w:lang w:val="en-US"/>
                    </w:rPr>
                  </m:ctrlPr>
                </m:num>
                <m:den>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r>
                    <m:rPr>
                      <m:sty m:val="p"/>
                    </m:rPr>
                    <w:rPr>
                      <w:rFonts w:hint="default" w:ascii="DejaVu Math TeX Gyre" w:hAnsi="DejaVu Math TeX Gyre" w:cs="Times New Roman"/>
                    </w:rPr>
                    <m:t xml:space="preserve">.p </m:t>
                  </m:r>
                  <m:ctrlPr>
                    <w:rPr>
                      <w:rFonts w:ascii="DejaVu Math TeX Gyre" w:hAnsi="DejaVu Math TeX Gyre"/>
                      <w:i w:val="0"/>
                      <w:iCs/>
                      <w:lang w:val="en-US"/>
                    </w:rPr>
                  </m:ctrlPr>
                </m:den>
              </m:f>
            </m:oMath>
            <w:r>
              <w:rPr>
                <w:rFonts w:hint="default" w:ascii="Times New Roman" w:hAnsi="DejaVu Math TeX Gyre"/>
                <w:i w:val="0"/>
              </w:rPr>
              <w:t>},</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Y =</w:t>
            </w:r>
            <w:r>
              <w:rPr>
                <w:rFonts w:hint="default"/>
                <w:lang w:eastAsia="zh-Hans"/>
              </w:rPr>
              <w:t>{</w:t>
            </w:r>
            <w:r>
              <w:rPr>
                <w:rFonts w:hint="eastAsia"/>
                <w:lang w:val="en-US" w:eastAsia="zh-Hans"/>
              </w:rPr>
              <w:t>y ∈ N : 0 ≤ y ≤</w:t>
            </w:r>
            <w:r>
              <w:rPr>
                <w:rFonts w:hint="default"/>
                <w:lang w:eastAsia="zh-Hans"/>
              </w:rPr>
              <w:t xml:space="preserve"> </w:t>
            </w:r>
            <m:oMath>
              <m:f>
                <m:fPr>
                  <m:ctrlPr>
                    <w:rPr>
                      <w:rFonts w:ascii="DejaVu Math TeX Gyre" w:hAnsi="DejaVu Math TeX Gyre"/>
                      <w:i w:val="0"/>
                      <w:iCs/>
                      <w:lang w:val="en-US"/>
                    </w:rPr>
                  </m:ctrlPr>
                </m:fPr>
                <m:num>
                  <m:r>
                    <m:rPr>
                      <m:sty m:val="p"/>
                    </m:rPr>
                    <w:rPr>
                      <w:rFonts w:hint="default" w:ascii="DejaVu Math TeX Gyre" w:hAnsi="DejaVu Math TeX Gyre"/>
                    </w:rPr>
                    <m:t>sp</m:t>
                  </m:r>
                  <m:ctrlPr>
                    <w:rPr>
                      <w:rFonts w:ascii="DejaVu Math TeX Gyre" w:hAnsi="DejaVu Math TeX Gyre"/>
                      <w:i w:val="0"/>
                      <w:iCs/>
                      <w:lang w:val="en-US"/>
                    </w:rPr>
                  </m:ctrlPr>
                </m:num>
                <m:den>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c</m:t>
                      </m:r>
                      <m:ctrlPr>
                        <w:rPr>
                          <w:rFonts w:ascii="DejaVu Math TeX Gyre" w:hAnsi="DejaVu Math TeX Gyre" w:cs="Times New Roman"/>
                          <w:i w:val="0"/>
                          <w:iCs/>
                        </w:rPr>
                      </m:ctrlPr>
                    </m:sub>
                  </m:sSub>
                  <m:r>
                    <m:rPr>
                      <m:sty m:val="p"/>
                    </m:rPr>
                    <w:rPr>
                      <w:rFonts w:hint="default" w:ascii="DejaVu Math TeX Gyre" w:hAnsi="DejaVu Math TeX Gyre" w:cs="Times New Roman"/>
                    </w:rPr>
                    <m:t>.p</m:t>
                  </m:r>
                  <m:ctrlPr>
                    <w:rPr>
                      <w:rFonts w:ascii="DejaVu Math TeX Gyre" w:hAnsi="DejaVu Math TeX Gyre"/>
                      <w:i w:val="0"/>
                      <w:iCs/>
                      <w:lang w:val="en-US"/>
                    </w:rPr>
                  </m:ctrlPr>
                </m:den>
              </m:f>
            </m:oMath>
            <w:r>
              <w:rPr>
                <w:rFonts w:hint="default" w:ascii="Times New Roman" w:hAnsi="DejaVu Math TeX Gyre"/>
                <w:i w:val="0"/>
              </w:rPr>
              <w:t>}</w:t>
            </w:r>
          </w:p>
        </w:tc>
        <w:tc>
          <w:tcPr>
            <w:tcW w:w="2829" w:type="dxa"/>
            <w:shd w:val="clear" w:color="auto" w:fill="auto"/>
          </w:tcPr>
          <w:p>
            <w:pPr>
              <w:keepNext w:val="0"/>
              <w:keepLines w:val="0"/>
              <w:pageBreakBefore w:val="0"/>
              <w:widowControl w:val="0"/>
              <w:kinsoku/>
              <w:wordWrap/>
              <w:overflowPunct/>
              <w:topLinePunct w:val="0"/>
              <w:autoSpaceDE/>
              <w:autoSpaceDN/>
              <w:bidi w:val="0"/>
              <w:adjustRightInd/>
              <w:snapToGrid/>
              <w:jc w:val="center"/>
              <w:textAlignment w:val="auto"/>
              <w:rPr>
                <w:rFonts w:hint="default" w:eastAsiaTheme="minorEastAsia"/>
                <w:lang w:val="en-US" w:eastAsia="zh-Hans"/>
              </w:rPr>
            </w:pPr>
            <w:r>
              <w:rPr>
                <w:rFonts w:hint="eastAsia"/>
                <w:lang w:val="en-US" w:eastAsia="zh-Hans"/>
              </w:rPr>
              <w:t>对于新流</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和已存在的任意一条流</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ascii="Times New Roman" w:hAnsi="DejaVu Math TeX Gyre"/>
                <w:i w:val="0"/>
                <w:iCs/>
              </w:rPr>
              <w:t>，</w:t>
            </w:r>
            <w:r>
              <w:rPr>
                <w:rFonts w:hint="eastAsia" w:ascii="Times New Roman" w:hAnsi="DejaVu Math TeX Gyre"/>
                <w:i w:val="0"/>
                <w:iCs/>
                <w:lang w:val="en-US" w:eastAsia="zh-Hans"/>
              </w:rPr>
              <w:t>它们在路径中的每个交换机端口处的传输时间不冲突</w:t>
            </w:r>
          </w:p>
        </w:tc>
      </w:tr>
      <w:tr>
        <w:tc>
          <w:tcPr>
            <w:tcW w:w="1261" w:type="dxa"/>
            <w:tcBorders>
              <w:left w:val="nil"/>
              <w:right w:val="nil"/>
            </w:tcBorders>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eastAsiaTheme="minorEastAsia" w:cstheme="minorBidi"/>
                <w:kern w:val="2"/>
                <w:sz w:val="24"/>
                <w:szCs w:val="22"/>
                <w:lang w:val="en-US" w:eastAsia="zh-Hans" w:bidi="ar-SA"/>
                <w:oMath/>
              </w:rPr>
            </w:pPr>
            <w:r>
              <w:rPr>
                <w:rFonts w:hint="eastAsia" w:hAnsi="Cambria Math" w:cstheme="minorBidi"/>
                <w:kern w:val="2"/>
                <w:sz w:val="24"/>
                <w:szCs w:val="22"/>
                <w:lang w:val="en-US" w:eastAsia="zh-Hans" w:bidi="ar-SA"/>
              </w:rPr>
              <w:t>相邻边约束</w:t>
            </w:r>
          </w:p>
        </w:tc>
        <w:tc>
          <w:tcPr>
            <w:tcW w:w="4725" w:type="dxa"/>
            <w:tcBorders>
              <w:left w:val="nil"/>
            </w:tcBorders>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w:t>
            </w:r>
            <m:oMath>
              <m:sSub>
                <m:sSubPr>
                  <m:ctrlPr>
                    <w:rPr>
                      <w:rFonts w:ascii="DejaVu Math TeX Gyre" w:hAnsi="DejaVu Math TeX Gyre"/>
                      <w:i w:val="0"/>
                      <w:iCs/>
                      <w:lang w:val="en-US"/>
                    </w:rPr>
                  </m:ctrlPr>
                </m:sSubPr>
                <m:e>
                  <m:r>
                    <m:rPr>
                      <m:sty m:val="p"/>
                    </m:rPr>
                    <w:rPr>
                      <w:rFonts w:hint="eastAsia"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p</m:t>
                  </m:r>
                  <m:ctrlPr>
                    <w:rPr>
                      <w:rFonts w:ascii="DejaVu Math TeX Gyre" w:hAnsi="DejaVu Math TeX Gyre"/>
                      <w:i w:val="0"/>
                      <w:iCs/>
                      <w:lang w:val="en-US"/>
                    </w:rPr>
                  </m:ctrlPr>
                </m:sub>
              </m:sSub>
            </m:oMath>
            <w:r>
              <w:rPr>
                <w:rFonts w:hint="eastAsia"/>
                <w:i w:val="0"/>
                <w:iCs/>
                <w:lang w:val="en-US" w:eastAsia="zh-Hans"/>
              </w:rPr>
              <w:t>∈</w:t>
            </w:r>
            <m:oMath>
              <m:r>
                <m:rPr>
                  <m:sty m:val="p"/>
                </m:rPr>
                <w:rPr>
                  <w:rFonts w:ascii="DejaVu Math TeX Gyre" w:hAnsi="DejaVu Math TeX Gyre" w:cs="Verdana"/>
                  <w:kern w:val="2"/>
                  <w:sz w:val="24"/>
                  <w:szCs w:val="22"/>
                  <w:lang w:bidi="ar-SA"/>
                </w:rPr>
                <m:t>ε</m:t>
              </m:r>
            </m:oMath>
            <w:r>
              <w:rPr>
                <w:rFonts w:hint="eastAsia"/>
                <w:i w:val="0"/>
                <w:iCs/>
                <w:lang w:val="en-US" w:eastAsia="zh-Hans"/>
              </w:rPr>
              <w:t>,∀</w:t>
            </w:r>
            <m:oMath>
              <m:sSub>
                <m:sSubPr>
                  <m:ctrlPr>
                    <w:rPr>
                      <w:rFonts w:ascii="DejaVu Math TeX Gyre" w:hAnsi="DejaVu Math TeX Gyre"/>
                      <w:i w:val="0"/>
                      <w:iCs/>
                      <w:lang w:val="en-US"/>
                    </w:rPr>
                  </m:ctrlPr>
                </m:sSubPr>
                <m:e>
                  <m:r>
                    <m:rPr>
                      <m:sty m:val="p"/>
                    </m:rPr>
                    <w:rPr>
                      <w:rFonts w:hint="default"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n</m:t>
                  </m:r>
                  <m:ctrlPr>
                    <w:rPr>
                      <w:rFonts w:ascii="DejaVu Math TeX Gyre" w:hAnsi="DejaVu Math TeX Gyre"/>
                      <w:i w:val="0"/>
                      <w:iCs/>
                      <w:lang w:val="en-US"/>
                    </w:rPr>
                  </m:ctrlPr>
                </m:sub>
              </m:sSub>
            </m:oMath>
            <w:r>
              <w:rPr>
                <w:rFonts w:hint="eastAsia"/>
                <w:i w:val="0"/>
                <w:iCs/>
                <w:lang w:val="en-US" w:eastAsia="zh-Hans"/>
              </w:rPr>
              <w:t>∈</w:t>
            </w:r>
            <m:oMath>
              <m:r>
                <m:rPr>
                  <m:sty m:val="p"/>
                </m:rPr>
                <w:rPr>
                  <w:rFonts w:ascii="DejaVu Math TeX Gyre" w:hAnsi="DejaVu Math TeX Gyre" w:cs="Verdana"/>
                  <w:kern w:val="2"/>
                  <w:sz w:val="24"/>
                  <w:szCs w:val="22"/>
                  <w:lang w:bidi="ar-SA"/>
                </w:rPr>
                <m:t>ε</m:t>
              </m:r>
            </m:oMath>
            <w:r>
              <w:rPr>
                <w:rFonts w:hint="eastAsia"/>
                <w:lang w:val="en-US" w:eastAsia="zh-Hans"/>
              </w:rPr>
              <w:t>:</w:t>
            </w:r>
            <m:oMath>
              <m:sSub>
                <m:sSubPr>
                  <m:ctrlPr>
                    <w:rPr>
                      <w:rFonts w:ascii="DejaVu Math TeX Gyre" w:hAnsi="DejaVu Math TeX Gyre"/>
                      <w:i w:val="0"/>
                      <w:iCs/>
                      <w:lang w:val="en-US"/>
                    </w:rPr>
                  </m:ctrlPr>
                </m:sSubPr>
                <m:e>
                  <m:r>
                    <m:rPr>
                      <m:sty m:val="p"/>
                    </m:rPr>
                    <w:rPr>
                      <w:rFonts w:hint="eastAsia"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p</m:t>
                  </m:r>
                  <m:ctrlPr>
                    <w:rPr>
                      <w:rFonts w:ascii="DejaVu Math TeX Gyre" w:hAnsi="DejaVu Math TeX Gyre"/>
                      <w:i w:val="0"/>
                      <w:iCs/>
                      <w:lang w:val="en-US"/>
                    </w:rPr>
                  </m:ctrlPr>
                </m:sub>
              </m:sSub>
              <m:r>
                <m:rPr>
                  <m:sty m:val="p"/>
                </m:rPr>
                <w:rPr>
                  <w:rFonts w:ascii="DejaVu Math TeX Gyre" w:hAnsi="DejaVu Math TeX Gyre"/>
                  <w:lang w:val="en-US"/>
                </w:rPr>
                <m:t>≠</m:t>
              </m:r>
              <m:sSub>
                <m:sSubPr>
                  <m:ctrlPr>
                    <w:rPr>
                      <w:rFonts w:ascii="DejaVu Math TeX Gyre" w:hAnsi="DejaVu Math TeX Gyre"/>
                      <w:i w:val="0"/>
                      <w:iCs/>
                      <w:lang w:val="en-US"/>
                    </w:rPr>
                  </m:ctrlPr>
                </m:sSubPr>
                <m:e>
                  <m:r>
                    <m:rPr>
                      <m:sty m:val="p"/>
                    </m:rPr>
                    <w:rPr>
                      <w:rFonts w:hint="default"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n</m:t>
                  </m:r>
                  <m:ctrlPr>
                    <w:rPr>
                      <w:rFonts w:ascii="DejaVu Math TeX Gyre" w:hAnsi="DejaVu Math TeX Gyre"/>
                      <w:i w:val="0"/>
                      <w:iCs/>
                      <w:lang w:val="en-US"/>
                    </w:rPr>
                  </m:ctrlPr>
                </m:sub>
              </m:sSub>
            </m:oMath>
            <w:r>
              <w:rPr>
                <w:rFonts w:hint="default" w:ascii="Times New Roman" w:hAnsi="DejaVu Math TeX Gyre"/>
                <w:i w:val="0"/>
                <w:iCs/>
              </w:rPr>
              <w:t xml:space="preserve"> </w:t>
            </w:r>
            <w:r>
              <w:rPr>
                <w:rFonts w:hint="eastAsia"/>
                <w:lang w:val="en-US" w:eastAsia="zh-Hans"/>
              </w:rPr>
              <w:t>and</w:t>
            </w:r>
            <w:r>
              <w:rPr>
                <w:rFonts w:hint="default"/>
                <w:lang w:eastAsia="zh-Hans"/>
              </w:rPr>
              <w:t xml:space="preserve"> </w:t>
            </w:r>
            <m:oMath>
              <m:sSub>
                <m:sSubPr>
                  <m:ctrlPr>
                    <w:rPr>
                      <w:rFonts w:ascii="DejaVu Math TeX Gyre" w:hAnsi="DejaVu Math TeX Gyre"/>
                      <w:i w:val="0"/>
                      <w:iCs/>
                      <w:lang w:val="en-US"/>
                    </w:rPr>
                  </m:ctrlPr>
                </m:sSubPr>
                <m:e>
                  <m:r>
                    <m:rPr>
                      <m:sty m:val="p"/>
                    </m:rPr>
                    <w:rPr>
                      <w:rFonts w:hint="default" w:ascii="DejaVu Math TeX Gyre" w:hAnsi="DejaVu Math TeX Gyre"/>
                    </w:rPr>
                    <m:t>A</m:t>
                  </m:r>
                  <m:ctrlPr>
                    <w:rPr>
                      <w:rFonts w:ascii="DejaVu Math TeX Gyre" w:hAnsi="DejaVu Math TeX Gyre"/>
                      <w:i w:val="0"/>
                      <w:iCs/>
                      <w:lang w:val="en-US"/>
                    </w:rPr>
                  </m:ctrlPr>
                </m:e>
                <m:sub>
                  <m:r>
                    <m:rPr>
                      <m:sty m:val="p"/>
                    </m:rPr>
                    <w:rPr>
                      <w:rFonts w:hint="default" w:ascii="DejaVu Math TeX Gyre" w:hAnsi="DejaVu Math TeX Gyre"/>
                    </w:rPr>
                    <m:t>EE</m:t>
                  </m:r>
                  <m:ctrlPr>
                    <w:rPr>
                      <w:rFonts w:ascii="DejaVu Math TeX Gyre" w:hAnsi="DejaVu Math TeX Gyre"/>
                      <w:i w:val="0"/>
                      <w:iCs/>
                      <w:lang w:val="en-US"/>
                    </w:rPr>
                  </m:ctrlPr>
                </m:sub>
              </m:sSub>
            </m:oMath>
            <w:r>
              <w:rPr>
                <w:rFonts w:hint="eastAsia"/>
                <w:lang w:val="en-US" w:eastAsia="zh-Hans"/>
              </w:rPr>
              <w:t>[</w:t>
            </w:r>
            <m:oMath>
              <m:sSub>
                <m:sSubPr>
                  <m:ctrlPr>
                    <w:rPr>
                      <w:rFonts w:ascii="DejaVu Math TeX Gyre" w:hAnsi="DejaVu Math TeX Gyre"/>
                      <w:i w:val="0"/>
                      <w:iCs/>
                      <w:lang w:val="en-US"/>
                    </w:rPr>
                  </m:ctrlPr>
                </m:sSubPr>
                <m:e>
                  <m:r>
                    <m:rPr>
                      <m:sty m:val="p"/>
                    </m:rPr>
                    <w:rPr>
                      <w:rFonts w:hint="eastAsia"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p</m:t>
                  </m:r>
                  <m:ctrlPr>
                    <w:rPr>
                      <w:rFonts w:ascii="DejaVu Math TeX Gyre" w:hAnsi="DejaVu Math TeX Gyre"/>
                      <w:i w:val="0"/>
                      <w:iCs/>
                      <w:lang w:val="en-US"/>
                    </w:rPr>
                  </m:ctrlPr>
                </m:sub>
              </m:sSub>
            </m:oMath>
            <w:r>
              <w:rPr>
                <w:rFonts w:hint="eastAsia"/>
                <w:lang w:val="en-US" w:eastAsia="zh-Hans"/>
              </w:rPr>
              <w:t>]</w:t>
            </w:r>
            <w:r>
              <w:rPr>
                <w:rFonts w:hint="default"/>
                <w:lang w:eastAsia="zh-Hans"/>
              </w:rPr>
              <w:t>[</w:t>
            </w:r>
            <m:oMath>
              <m:sSub>
                <m:sSubPr>
                  <m:ctrlPr>
                    <w:rPr>
                      <w:rFonts w:ascii="DejaVu Math TeX Gyre" w:hAnsi="DejaVu Math TeX Gyre"/>
                      <w:i w:val="0"/>
                      <w:iCs/>
                      <w:lang w:val="en-US"/>
                    </w:rPr>
                  </m:ctrlPr>
                </m:sSubPr>
                <m:e>
                  <m:r>
                    <m:rPr>
                      <m:sty m:val="p"/>
                    </m:rPr>
                    <w:rPr>
                      <w:rFonts w:hint="default"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n</m:t>
                  </m:r>
                  <m:ctrlPr>
                    <w:rPr>
                      <w:rFonts w:ascii="DejaVu Math TeX Gyre" w:hAnsi="DejaVu Math TeX Gyre"/>
                      <w:i w:val="0"/>
                      <w:iCs/>
                      <w:lang w:val="en-US"/>
                    </w:rPr>
                  </m:ctrlPr>
                </m:sub>
              </m:sSub>
            </m:oMath>
            <w:r>
              <w:rPr>
                <w:rFonts w:hint="default"/>
                <w:lang w:eastAsia="zh-Hans"/>
              </w:rPr>
              <w:t>]</w:t>
            </w:r>
            <w:r>
              <w:rPr>
                <w:rFonts w:hint="eastAsia"/>
                <w:lang w:val="en-US" w:eastAsia="zh-Hans"/>
              </w:rPr>
              <w:t>=1,</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∀f ∈ F :</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if (u[f][</w:t>
            </w:r>
            <m:oMath>
              <m:sSub>
                <m:sSubPr>
                  <m:ctrlPr>
                    <w:rPr>
                      <w:rFonts w:ascii="DejaVu Math TeX Gyre" w:hAnsi="DejaVu Math TeX Gyre"/>
                      <w:i w:val="0"/>
                      <w:iCs/>
                      <w:lang w:val="en-US"/>
                    </w:rPr>
                  </m:ctrlPr>
                </m:sSubPr>
                <m:e>
                  <m:r>
                    <m:rPr>
                      <m:sty m:val="p"/>
                    </m:rPr>
                    <w:rPr>
                      <w:rFonts w:hint="eastAsia"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p</m:t>
                  </m:r>
                  <m:ctrlPr>
                    <w:rPr>
                      <w:rFonts w:ascii="DejaVu Math TeX Gyre" w:hAnsi="DejaVu Math TeX Gyre"/>
                      <w:i w:val="0"/>
                      <w:iCs/>
                      <w:lang w:val="en-US"/>
                    </w:rPr>
                  </m:ctrlPr>
                </m:sub>
              </m:sSub>
            </m:oMath>
            <w:r>
              <w:rPr>
                <w:rFonts w:hint="eastAsia"/>
                <w:lang w:val="en-US" w:eastAsia="zh-Hans"/>
              </w:rPr>
              <w:t>] + u[f][</w:t>
            </w:r>
            <m:oMath>
              <m:sSub>
                <m:sSubPr>
                  <m:ctrlPr>
                    <w:rPr>
                      <w:rFonts w:ascii="DejaVu Math TeX Gyre" w:hAnsi="DejaVu Math TeX Gyre"/>
                      <w:i w:val="0"/>
                      <w:iCs/>
                      <w:lang w:val="en-US"/>
                    </w:rPr>
                  </m:ctrlPr>
                </m:sSubPr>
                <m:e>
                  <m:r>
                    <m:rPr>
                      <m:sty m:val="p"/>
                    </m:rPr>
                    <w:rPr>
                      <w:rFonts w:hint="default"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n</m:t>
                  </m:r>
                  <m:ctrlPr>
                    <w:rPr>
                      <w:rFonts w:ascii="DejaVu Math TeX Gyre" w:hAnsi="DejaVu Math TeX Gyre"/>
                      <w:i w:val="0"/>
                      <w:iCs/>
                      <w:lang w:val="en-US"/>
                    </w:rPr>
                  </m:ctrlPr>
                </m:sub>
              </m:sSub>
            </m:oMath>
            <w:r>
              <w:rPr>
                <w:rFonts w:hint="eastAsia"/>
                <w:lang w:val="en-US" w:eastAsia="zh-Hans"/>
              </w:rPr>
              <w:t>] ≥ 2) then</w:t>
            </w:r>
          </w:p>
          <w:p>
            <w:pPr>
              <w:keepNext w:val="0"/>
              <w:keepLines w:val="0"/>
              <w:pageBreakBefore w:val="0"/>
              <w:widowControl w:val="0"/>
              <w:kinsoku/>
              <w:wordWrap/>
              <w:overflowPunct/>
              <w:topLinePunct w:val="0"/>
              <w:autoSpaceDE/>
              <w:autoSpaceDN/>
              <w:bidi w:val="0"/>
              <w:adjustRightInd/>
              <w:snapToGrid/>
              <w:jc w:val="left"/>
              <w:textAlignment w:val="auto"/>
              <w:rPr>
                <w:rFonts w:hint="default"/>
                <w:lang w:eastAsia="zh-Hans"/>
              </w:rPr>
            </w:pPr>
            <w:r>
              <w:rPr>
                <w:rFonts w:hint="eastAsia"/>
                <w:lang w:val="en-US" w:eastAsia="zh-Hans"/>
              </w:rPr>
              <w:t>t[f][</w:t>
            </w:r>
            <m:oMath>
              <m:sSub>
                <m:sSubPr>
                  <m:ctrlPr>
                    <w:rPr>
                      <w:rFonts w:ascii="DejaVu Math TeX Gyre" w:hAnsi="DejaVu Math TeX Gyre"/>
                      <w:i w:val="0"/>
                      <w:iCs/>
                      <w:lang w:val="en-US"/>
                    </w:rPr>
                  </m:ctrlPr>
                </m:sSubPr>
                <m:e>
                  <m:r>
                    <m:rPr>
                      <m:sty m:val="p"/>
                    </m:rPr>
                    <w:rPr>
                      <w:rFonts w:hint="default"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n</m:t>
                  </m:r>
                  <m:ctrlPr>
                    <w:rPr>
                      <w:rFonts w:ascii="DejaVu Math TeX Gyre" w:hAnsi="DejaVu Math TeX Gyre"/>
                      <w:i w:val="0"/>
                      <w:iCs/>
                      <w:lang w:val="en-US"/>
                    </w:rPr>
                  </m:ctrlPr>
                </m:sub>
              </m:sSub>
            </m:oMath>
            <w:r>
              <w:rPr>
                <w:rFonts w:hint="eastAsia"/>
                <w:lang w:val="en-US" w:eastAsia="zh-Hans"/>
              </w:rPr>
              <w:t>] = t[f][</w:t>
            </w:r>
            <m:oMath>
              <m:sSub>
                <m:sSubPr>
                  <m:ctrlPr>
                    <w:rPr>
                      <w:rFonts w:ascii="DejaVu Math TeX Gyre" w:hAnsi="DejaVu Math TeX Gyre"/>
                      <w:i w:val="0"/>
                      <w:iCs/>
                      <w:lang w:val="en-US"/>
                    </w:rPr>
                  </m:ctrlPr>
                </m:sSubPr>
                <m:e>
                  <m:r>
                    <m:rPr>
                      <m:sty m:val="p"/>
                    </m:rPr>
                    <w:rPr>
                      <w:rFonts w:hint="eastAsia"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p</m:t>
                  </m:r>
                  <m:ctrlPr>
                    <w:rPr>
                      <w:rFonts w:ascii="DejaVu Math TeX Gyre" w:hAnsi="DejaVu Math TeX Gyre"/>
                      <w:i w:val="0"/>
                      <w:iCs/>
                      <w:lang w:val="en-US"/>
                    </w:rPr>
                  </m:ctrlPr>
                </m:sub>
              </m:sSub>
            </m:oMath>
            <w:r>
              <w:rPr>
                <w:rFonts w:hint="eastAsia"/>
                <w:lang w:val="en-US" w:eastAsia="zh-Hans"/>
              </w:rPr>
              <w:t>] +</w:t>
            </w:r>
            <w:r>
              <w:rPr>
                <w:rFonts w:hint="default"/>
                <w:lang w:eastAsia="zh-Hans"/>
              </w:rPr>
              <w:t>f.D</w:t>
            </w:r>
            <w:r>
              <w:rPr>
                <w:rFonts w:hint="default" w:ascii="Times New Roman" w:hAnsi="DejaVu Math TeX Gyre"/>
                <w:i w:val="0"/>
                <w:iCs/>
              </w:rPr>
              <w:t xml:space="preserve"> </w:t>
            </w:r>
            <w:r>
              <w:rPr>
                <w:rFonts w:hint="eastAsia"/>
                <w:lang w:val="en-US" w:eastAsia="zh-Hans"/>
              </w:rPr>
              <w:t>or</w:t>
            </w:r>
            <w:r>
              <w:rPr>
                <w:rFonts w:hint="default"/>
                <w:lang w:eastAsia="zh-Hans"/>
              </w:rPr>
              <w:t xml:space="preserve"> </w:t>
            </w:r>
            <w:r>
              <w:rPr>
                <w:rFonts w:hint="eastAsia"/>
                <w:lang w:val="en-US" w:eastAsia="zh-Hans"/>
              </w:rPr>
              <w:t>t[f][</w:t>
            </w:r>
            <m:oMath>
              <m:sSub>
                <m:sSubPr>
                  <m:ctrlPr>
                    <w:rPr>
                      <w:rFonts w:ascii="DejaVu Math TeX Gyre" w:hAnsi="DejaVu Math TeX Gyre"/>
                      <w:i w:val="0"/>
                      <w:iCs/>
                      <w:lang w:val="en-US"/>
                    </w:rPr>
                  </m:ctrlPr>
                </m:sSubPr>
                <m:e>
                  <m:r>
                    <m:rPr>
                      <m:sty m:val="p"/>
                    </m:rPr>
                    <w:rPr>
                      <w:rFonts w:hint="default"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n</m:t>
                  </m:r>
                  <m:ctrlPr>
                    <w:rPr>
                      <w:rFonts w:ascii="DejaVu Math TeX Gyre" w:hAnsi="DejaVu Math TeX Gyre"/>
                      <w:i w:val="0"/>
                      <w:iCs/>
                      <w:lang w:val="en-US"/>
                    </w:rPr>
                  </m:ctrlPr>
                </m:sub>
              </m:sSub>
            </m:oMath>
            <w:r>
              <w:rPr>
                <w:rFonts w:hint="eastAsia"/>
                <w:lang w:val="en-US" w:eastAsia="zh-Hans"/>
              </w:rPr>
              <w:t>] = t[f][</w:t>
            </w:r>
            <m:oMath>
              <m:sSub>
                <m:sSubPr>
                  <m:ctrlPr>
                    <w:rPr>
                      <w:rFonts w:ascii="DejaVu Math TeX Gyre" w:hAnsi="DejaVu Math TeX Gyre"/>
                      <w:i w:val="0"/>
                      <w:iCs/>
                      <w:lang w:val="en-US"/>
                    </w:rPr>
                  </m:ctrlPr>
                </m:sSubPr>
                <m:e>
                  <m:r>
                    <m:rPr>
                      <m:sty m:val="p"/>
                    </m:rPr>
                    <w:rPr>
                      <w:rFonts w:hint="eastAsia" w:ascii="DejaVu Math TeX Gyre" w:hAnsi="DejaVu Math TeX Gyre"/>
                      <w:lang w:val="en-US" w:eastAsia="zh-Hans"/>
                    </w:rPr>
                    <m:t>e</m:t>
                  </m:r>
                  <m:ctrlPr>
                    <w:rPr>
                      <w:rFonts w:ascii="DejaVu Math TeX Gyre" w:hAnsi="DejaVu Math TeX Gyre"/>
                      <w:i w:val="0"/>
                      <w:iCs/>
                      <w:lang w:val="en-US"/>
                    </w:rPr>
                  </m:ctrlPr>
                </m:e>
                <m:sub>
                  <m:r>
                    <m:rPr>
                      <m:sty m:val="p"/>
                    </m:rPr>
                    <w:rPr>
                      <w:rFonts w:hint="default" w:ascii="DejaVu Math TeX Gyre" w:hAnsi="DejaVu Math TeX Gyre"/>
                    </w:rPr>
                    <m:t>p</m:t>
                  </m:r>
                  <m:ctrlPr>
                    <w:rPr>
                      <w:rFonts w:ascii="DejaVu Math TeX Gyre" w:hAnsi="DejaVu Math TeX Gyre"/>
                      <w:i w:val="0"/>
                      <w:iCs/>
                      <w:lang w:val="en-US"/>
                    </w:rPr>
                  </m:ctrlPr>
                </m:sub>
              </m:sSub>
            </m:oMath>
            <w:r>
              <w:rPr>
                <w:rFonts w:hint="eastAsia"/>
                <w:lang w:val="en-US" w:eastAsia="zh-Hans"/>
              </w:rPr>
              <w:t>] +</w:t>
            </w:r>
            <w:r>
              <w:rPr>
                <w:rFonts w:hint="default"/>
                <w:lang w:eastAsia="zh-Hans"/>
              </w:rPr>
              <w:t>f.D</w:t>
            </w:r>
            <w:r>
              <w:rPr>
                <w:rFonts w:hint="eastAsia"/>
                <w:lang w:val="en-US" w:eastAsia="zh-Hans"/>
              </w:rPr>
              <w:t xml:space="preserve"> − </w:t>
            </w:r>
            <w:r>
              <w:rPr>
                <w:rFonts w:hint="default"/>
                <w:lang w:eastAsia="zh-Hans"/>
              </w:rPr>
              <w:t>f.p</w:t>
            </w:r>
          </w:p>
        </w:tc>
        <w:tc>
          <w:tcPr>
            <w:tcW w:w="2829" w:type="dxa"/>
            <w:shd w:val="clear" w:color="auto" w:fill="F1F1F1" w:themeFill="background1" w:themeFillShade="F2"/>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eastAsia="zh-Hans"/>
              </w:rPr>
            </w:pPr>
            <w:r>
              <w:rPr>
                <w:rFonts w:hint="eastAsia"/>
                <w:lang w:val="en-US" w:eastAsia="zh-Hans"/>
              </w:rPr>
              <w:t>流在前一条边的传输开始时间</w:t>
            </w:r>
            <w:r>
              <w:rPr>
                <w:rFonts w:hint="default"/>
                <w:lang w:eastAsia="zh-Hans"/>
              </w:rPr>
              <w:t>，</w:t>
            </w:r>
            <w:r>
              <w:rPr>
                <w:rFonts w:hint="eastAsia"/>
                <w:lang w:val="en-US" w:eastAsia="zh-Hans"/>
              </w:rPr>
              <w:t>加上一跳路径延迟f</w:t>
            </w:r>
            <w:r>
              <w:rPr>
                <w:rFonts w:hint="default"/>
                <w:lang w:eastAsia="zh-Hans"/>
              </w:rPr>
              <w:t>.D</w:t>
            </w:r>
            <w:r>
              <w:rPr>
                <w:rFonts w:ascii="Times New Roman" w:hAnsi="DejaVu Math TeX Gyre"/>
                <w:i w:val="0"/>
                <w:iCs/>
              </w:rPr>
              <w:t>（</w:t>
            </w:r>
            <w:r>
              <w:rPr>
                <w:rFonts w:hint="eastAsia" w:ascii="Times New Roman" w:hAnsi="DejaVu Math TeX Gyre"/>
                <w:i w:val="0"/>
                <w:iCs/>
                <w:lang w:val="en-US" w:eastAsia="zh-Hans"/>
              </w:rPr>
              <w:t>如果传输时间超过流的周期</w:t>
            </w:r>
            <w:r>
              <w:rPr>
                <w:rFonts w:hint="default" w:ascii="Times New Roman" w:hAnsi="DejaVu Math TeX Gyre"/>
                <w:i w:val="0"/>
                <w:iCs/>
                <w:lang w:eastAsia="zh-Hans"/>
              </w:rPr>
              <w:t>，</w:t>
            </w:r>
            <w:r>
              <w:rPr>
                <w:rFonts w:hint="eastAsia" w:ascii="Times New Roman" w:hAnsi="DejaVu Math TeX Gyre"/>
                <w:i w:val="0"/>
                <w:iCs/>
                <w:lang w:val="en-US" w:eastAsia="zh-Hans"/>
              </w:rPr>
              <w:t>则错开一个周期</w:t>
            </w:r>
            <w:r>
              <w:rPr>
                <w:rFonts w:ascii="Times New Roman" w:hAnsi="DejaVu Math TeX Gyre"/>
                <w:i w:val="0"/>
                <w:iCs/>
              </w:rPr>
              <w:t>）</w:t>
            </w:r>
            <w:r>
              <w:rPr>
                <w:rFonts w:hint="eastAsia" w:ascii="Times New Roman" w:hAnsi="DejaVu Math TeX Gyre"/>
                <w:i w:val="0"/>
                <w:iCs/>
                <w:lang w:val="en-US" w:eastAsia="zh-Hans"/>
              </w:rPr>
              <w:t>等于下一跳的传输开始时间</w:t>
            </w:r>
          </w:p>
        </w:tc>
      </w:tr>
    </w:tbl>
    <w:p>
      <w:pPr>
        <w:jc w:val="center"/>
        <w:rPr>
          <w:rFonts w:hint="default" w:eastAsia="楷体"/>
          <w:szCs w:val="24"/>
          <w:lang w:val="en-US"/>
        </w:rPr>
      </w:pPr>
      <w:r>
        <w:rPr>
          <w:rFonts w:hint="eastAsia" w:eastAsia="楷体"/>
          <w:szCs w:val="24"/>
        </w:rPr>
        <w:t>表</w:t>
      </w:r>
      <w:r>
        <w:rPr>
          <w:rFonts w:hint="default" w:eastAsia="楷体"/>
          <w:szCs w:val="24"/>
        </w:rPr>
        <w:t>5</w:t>
      </w:r>
      <w:r>
        <w:rPr>
          <w:rFonts w:eastAsia="楷体"/>
          <w:szCs w:val="24"/>
        </w:rPr>
        <w:t xml:space="preserve"> </w:t>
      </w:r>
      <w:r>
        <w:rPr>
          <w:rFonts w:hint="eastAsia" w:eastAsia="楷体"/>
          <w:szCs w:val="24"/>
          <w:lang w:val="en-US" w:eastAsia="zh-Hans"/>
        </w:rPr>
        <w:t>调度解析器目标函数</w:t>
      </w:r>
    </w:p>
    <w:tbl>
      <w:tblPr>
        <w:tblStyle w:val="9"/>
        <w:tblW w:w="8815" w:type="dxa"/>
        <w:tblInd w:w="0" w:type="dxa"/>
        <w:tblLayout w:type="autofit"/>
        <w:tblCellMar>
          <w:top w:w="0" w:type="dxa"/>
          <w:left w:w="108" w:type="dxa"/>
          <w:bottom w:w="0" w:type="dxa"/>
          <w:right w:w="108" w:type="dxa"/>
        </w:tblCellMar>
      </w:tblPr>
      <w:tblGrid>
        <w:gridCol w:w="1261"/>
        <w:gridCol w:w="4725"/>
        <w:gridCol w:w="2829"/>
      </w:tblGrid>
      <w:tr>
        <w:tc>
          <w:tcPr>
            <w:tcW w:w="1261" w:type="dxa"/>
            <w:tcBorders>
              <w:top w:val="single" w:color="auto" w:sz="4" w:space="0"/>
              <w:bottom w:val="single" w:color="auto" w:sz="4" w:space="0"/>
              <w:insideH w:val="single" w:sz="4" w:space="0"/>
            </w:tcBorders>
          </w:tcPr>
          <w:p>
            <w:pPr>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b/>
                <w:bCs/>
                <w:caps w:val="0"/>
                <w:lang w:val="en-US" w:eastAsia="zh-Hans"/>
              </w:rPr>
            </w:pPr>
          </w:p>
        </w:tc>
        <w:tc>
          <w:tcPr>
            <w:tcW w:w="4725" w:type="dxa"/>
            <w:tcBorders>
              <w:top w:val="single" w:color="auto" w:sz="4" w:space="0"/>
              <w:bottom w:val="single" w:color="auto" w:sz="4" w:space="0"/>
              <w:insideH w:val="single" w:sz="4" w:space="0"/>
            </w:tcBorders>
          </w:tcPr>
          <w:p>
            <w:pPr>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b/>
                <w:bCs/>
                <w:caps w:val="0"/>
                <w:lang w:val="en-US" w:eastAsia="zh-Hans"/>
              </w:rPr>
            </w:pPr>
            <w:r>
              <w:rPr>
                <w:rFonts w:hint="eastAsia"/>
                <w:b/>
                <w:bCs/>
                <w:caps w:val="0"/>
                <w:lang w:val="en-US" w:eastAsia="zh-Hans"/>
              </w:rPr>
              <w:t>公式表达</w:t>
            </w:r>
          </w:p>
        </w:tc>
        <w:tc>
          <w:tcPr>
            <w:tcW w:w="2829" w:type="dxa"/>
            <w:tcBorders>
              <w:top w:val="single" w:color="auto" w:sz="4" w:space="0"/>
              <w:bottom w:val="single" w:color="auto" w:sz="4" w:space="0"/>
              <w:insideH w:val="single" w:sz="4" w:space="0"/>
            </w:tcBorders>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bCs/>
                <w:caps w:val="0"/>
                <w:lang w:val="en-US" w:eastAsia="zh-Hans"/>
              </w:rPr>
            </w:pPr>
            <w:r>
              <w:rPr>
                <w:rFonts w:hint="eastAsia"/>
                <w:b/>
                <w:bCs/>
                <w:caps w:val="0"/>
                <w:lang w:val="en-US" w:eastAsia="zh-Hans"/>
              </w:rPr>
              <w:t>说明</w:t>
            </w:r>
          </w:p>
        </w:tc>
      </w:tr>
      <w:tr>
        <w:tc>
          <w:tcPr>
            <w:tcW w:w="0" w:type="auto"/>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Cambria Math" w:eastAsiaTheme="minorEastAsia" w:cstheme="minorBidi"/>
                <w:kern w:val="2"/>
                <w:sz w:val="24"/>
                <w:szCs w:val="22"/>
                <w:lang w:val="en-US" w:eastAsia="zh-Hans" w:bidi="ar-SA"/>
              </w:rPr>
            </w:pPr>
            <w:r>
              <w:rPr>
                <w:rFonts w:hint="eastAsia" w:hAnsi="Cambria Math" w:cstheme="minorBidi"/>
                <w:kern w:val="2"/>
                <w:sz w:val="24"/>
                <w:szCs w:val="22"/>
                <w:lang w:val="en-US" w:eastAsia="zh-Hans" w:bidi="ar-SA"/>
              </w:rPr>
              <w:t>目标函数</w:t>
            </w:r>
          </w:p>
        </w:tc>
        <w:tc>
          <w:tcPr>
            <w:tcW w:w="0" w:type="auto"/>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Theme="minorEastAsia" w:cstheme="minorBidi"/>
                <w:kern w:val="2"/>
                <w:sz w:val="24"/>
                <w:szCs w:val="22"/>
                <w:lang w:val="en-US" w:eastAsia="zh-Hans" w:bidi="ar-SA"/>
              </w:rPr>
            </w:pPr>
            <w:r>
              <w:rPr>
                <w:rFonts w:hint="eastAsia"/>
                <w:lang w:val="en-US" w:eastAsia="zh-Hans"/>
              </w:rPr>
              <w:t>minimize (t[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lang w:val="en-US" w:eastAsia="zh-Hans"/>
              </w:rPr>
              <w: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R</m:t>
                  </m:r>
                  <m:ctrlPr>
                    <w:rPr>
                      <w:rFonts w:ascii="DejaVu Math TeX Gyre" w:hAnsi="DejaVu Math TeX Gyre" w:cs="Times New Roman"/>
                      <w:i w:val="0"/>
                      <w:iCs/>
                    </w:rPr>
                  </m:ctrlPr>
                </m:e>
                <m:sub>
                  <m:r>
                    <m:rPr>
                      <m:sty m:val="p"/>
                    </m:rPr>
                    <w:rPr>
                      <w:rFonts w:hint="default" w:ascii="DejaVu Math TeX Gyre" w:hAnsi="DejaVu Math TeX Gyre" w:cs="Times New Roman"/>
                    </w:rPr>
                    <m:t>k</m:t>
                  </m:r>
                  <m:ctrlPr>
                    <w:rPr>
                      <w:rFonts w:ascii="DejaVu Math TeX Gyre" w:hAnsi="DejaVu Math TeX Gyre" w:cs="Times New Roman"/>
                      <w:i w:val="0"/>
                      <w:iCs/>
                    </w:rPr>
                  </m:ctrlPr>
                </m:sub>
              </m:sSub>
            </m:oMath>
            <w:r>
              <w:rPr>
                <w:rFonts w:hint="eastAsia"/>
                <w:lang w:val="en-US" w:eastAsia="zh-Hans"/>
              </w:rPr>
              <w:t>.e[0]])</w:t>
            </w:r>
          </w:p>
        </w:tc>
        <w:tc>
          <w:tcPr>
            <w:tcW w:w="0" w:type="auto"/>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Theme="minorEastAsia" w:cstheme="minorBidi"/>
                <w:kern w:val="2"/>
                <w:sz w:val="24"/>
                <w:szCs w:val="22"/>
                <w:lang w:val="en-US" w:eastAsia="zh-Hans" w:bidi="ar-SA"/>
              </w:rPr>
            </w:pPr>
            <w:r>
              <w:rPr>
                <w:rFonts w:hint="eastAsia"/>
                <w:lang w:val="en-US" w:eastAsia="zh-Hans"/>
              </w:rPr>
              <w:t>最小化流的开始时间</w:t>
            </w:r>
          </w:p>
        </w:tc>
      </w:tr>
    </w:tbl>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firstLineChars="0"/>
        <w:jc w:val="left"/>
        <w:rPr>
          <w:rFonts w:hint="default" w:eastAsia="宋体" w:cs="Times New Roman"/>
          <w:lang w:eastAsia="zh-Han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firstLineChars="0"/>
        <w:jc w:val="left"/>
        <w:rPr>
          <w:rFonts w:hint="default" w:cs="Times New Roman" w:eastAsiaTheme="minorEastAsia"/>
          <w:lang w:eastAsia="zh-Hans"/>
        </w:rPr>
      </w:pPr>
      <w:r>
        <w:rPr>
          <w:rFonts w:hint="eastAsia" w:eastAsia="宋体" w:cs="Times New Roman"/>
          <w:lang w:val="en-US" w:eastAsia="zh-Hans"/>
        </w:rPr>
        <w:t>如果存在满足上述约束的调度解决方案</w:t>
      </w:r>
      <w:r>
        <w:rPr>
          <w:rFonts w:hint="default" w:eastAsia="宋体" w:cs="Times New Roman"/>
          <w:lang w:eastAsia="zh-Hans"/>
        </w:rPr>
        <w:t>，</w:t>
      </w:r>
      <w:r>
        <w:rPr>
          <w:rFonts w:hint="eastAsia" w:eastAsia="宋体" w:cs="Times New Roman"/>
          <w:lang w:val="en-US" w:eastAsia="zh-Hans"/>
        </w:rPr>
        <w:t>则求解器输出流的发送开始时间SST</w:t>
      </w:r>
      <w:r>
        <w:rPr>
          <w:rFonts w:hint="default" w:eastAsia="宋体" w:cs="Times New Roman"/>
          <w:lang w:eastAsia="zh-Hans"/>
        </w:rPr>
        <w:t>，</w:t>
      </w:r>
      <w:r>
        <w:rPr>
          <w:rFonts w:hint="eastAsia" w:eastAsia="宋体" w:cs="Times New Roman"/>
          <w:lang w:val="en-US" w:eastAsia="zh-Hans"/>
        </w:rPr>
        <w:t>并返回调度成功的结果</w:t>
      </w:r>
      <w:r>
        <w:rPr>
          <w:rFonts w:hint="default" w:eastAsia="宋体" w:cs="Times New Roman"/>
          <w:lang w:eastAsia="zh-Hans"/>
        </w:rPr>
        <w:t>。</w:t>
      </w:r>
      <w:r>
        <w:rPr>
          <w:rFonts w:hint="eastAsia" w:eastAsia="宋体" w:cs="Times New Roman"/>
          <w:lang w:val="en-US" w:eastAsia="zh-Hans"/>
        </w:rPr>
        <w:t>否则</w:t>
      </w:r>
      <w:r>
        <w:rPr>
          <w:rFonts w:hint="default" w:eastAsia="宋体" w:cs="Times New Roman"/>
          <w:lang w:eastAsia="zh-Hans"/>
        </w:rPr>
        <w:t>，</w:t>
      </w:r>
      <w:r>
        <w:rPr>
          <w:rFonts w:hint="eastAsia" w:eastAsia="宋体" w:cs="Times New Roman"/>
          <w:lang w:val="en-US" w:eastAsia="zh-Hans"/>
        </w:rPr>
        <w:t>将</w:t>
      </w:r>
      <w:r>
        <w:rPr>
          <w:rFonts w:hint="default" w:eastAsia="宋体" w:cs="Times New Roman"/>
          <w:lang w:eastAsia="zh-CN"/>
        </w:rPr>
        <w:t>u[</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eastAsia="宋体" w:cs="Times New Roman"/>
          <w:lang w:eastAsia="zh-CN"/>
        </w:rPr>
        <w:t>][e]</w:t>
      </w:r>
      <w:r>
        <w:rPr>
          <w:rFonts w:hint="eastAsia" w:eastAsia="宋体" w:cs="Times New Roman"/>
          <w:lang w:val="en-US" w:eastAsia="zh-Hans"/>
        </w:rPr>
        <w:t>对应的路径记录清除</w:t>
      </w:r>
      <w:r>
        <w:rPr>
          <w:rFonts w:hint="default" w:eastAsia="宋体" w:cs="Times New Roman"/>
          <w:lang w:eastAsia="zh-Hans"/>
        </w:rPr>
        <w:t>，</w:t>
      </w:r>
      <w:r>
        <w:rPr>
          <w:rFonts w:hint="eastAsia" w:eastAsia="宋体" w:cs="Times New Roman"/>
          <w:lang w:val="en-US" w:eastAsia="zh-Hans"/>
        </w:rPr>
        <w:t>并选择下一路径重新执行以上过程</w:t>
      </w:r>
      <w:r>
        <w:rPr>
          <w:rFonts w:hint="default" w:eastAsia="宋体" w:cs="Times New Roman"/>
          <w:lang w:eastAsia="zh-Hans"/>
        </w:rPr>
        <w:t>。</w:t>
      </w:r>
      <w:r>
        <w:rPr>
          <w:rFonts w:hint="eastAsia" w:eastAsia="宋体" w:cs="Times New Roman"/>
          <w:lang w:val="en-US" w:eastAsia="zh-Hans"/>
        </w:rPr>
        <w:t>如果遍历所有路径集合仍然没有找到可行的调度方案</w:t>
      </w:r>
      <w:r>
        <w:rPr>
          <w:rFonts w:hint="default" w:eastAsia="宋体" w:cs="Times New Roman"/>
          <w:lang w:eastAsia="zh-Hans"/>
        </w:rPr>
        <w:t>，</w:t>
      </w:r>
      <w:r>
        <w:rPr>
          <w:rFonts w:hint="eastAsia" w:eastAsia="宋体" w:cs="Times New Roman"/>
          <w:lang w:val="en-US" w:eastAsia="zh-Hans"/>
        </w:rPr>
        <w:t>则算法返回流</w:t>
      </w:r>
      <w:r>
        <w:rPr>
          <w:rFonts w:hint="default" w:eastAsia="宋体" w:cs="Times New Roman"/>
          <w:lang w:eastAsia="zh-Hans"/>
        </w:rPr>
        <w:t xml:space="preserve"> </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ascii="Times New Roman" w:hAnsi="DejaVu Math TeX Gyre" w:cs="Times New Roman"/>
          <w:i w:val="0"/>
          <w:iCs/>
        </w:rPr>
        <w:t xml:space="preserve"> </w:t>
      </w:r>
      <w:r>
        <w:rPr>
          <w:rFonts w:hint="eastAsia" w:hAnsi="DejaVu Math TeX Gyre" w:cs="Times New Roman"/>
          <w:i w:val="0"/>
          <w:iCs/>
          <w:lang w:val="en-US" w:eastAsia="zh-Hans"/>
        </w:rPr>
        <w:t>不能被部署的结果</w:t>
      </w:r>
      <w:r>
        <w:rPr>
          <w:rFonts w:hint="default" w:hAnsi="DejaVu Math TeX Gyre" w:cs="Times New Roman"/>
          <w:i w:val="0"/>
          <w:iCs/>
          <w:lang w:eastAsia="zh-Hans"/>
        </w:rPr>
        <w:t>。</w:t>
      </w:r>
    </w:p>
    <w:p>
      <w:pPr>
        <w:numPr>
          <w:ilvl w:val="0"/>
          <w:numId w:val="2"/>
        </w:numPr>
        <w:ind w:firstLine="420"/>
        <w:rPr>
          <w:rFonts w:hint="default"/>
          <w:lang w:val="en-US" w:eastAsia="zh-CN"/>
        </w:rPr>
      </w:pPr>
      <w:r>
        <w:rPr>
          <w:rFonts w:hint="eastAsia"/>
          <w:lang w:val="en-US" w:eastAsia="zh-Hans"/>
        </w:rPr>
        <w:t>批量重配置机制</w:t>
      </w:r>
    </w:p>
    <w:p>
      <w:pPr>
        <w:widowControl w:val="0"/>
        <w:numPr>
          <w:ilvl w:val="0"/>
          <w:numId w:val="0"/>
        </w:numPr>
        <w:spacing w:line="360" w:lineRule="auto"/>
        <w:ind w:firstLine="420" w:firstLineChars="0"/>
        <w:jc w:val="both"/>
        <w:rPr>
          <w:rFonts w:hint="default"/>
        </w:rPr>
      </w:pPr>
      <w:r>
        <w:rPr>
          <w:rFonts w:hint="eastAsia"/>
          <w:lang w:val="en-US" w:eastAsia="zh-Hans"/>
        </w:rPr>
        <w:t>在线调度机制的基础上</w:t>
      </w:r>
      <w:r>
        <w:rPr>
          <w:rFonts w:hint="default"/>
          <w:lang w:eastAsia="zh-Hans"/>
        </w:rPr>
        <w:t>，</w:t>
      </w:r>
      <w:r>
        <w:rPr>
          <w:rFonts w:hint="eastAsia"/>
          <w:lang w:val="en-US" w:eastAsia="zh-Hans"/>
        </w:rPr>
        <w:t>本发明提出了批量重配置机制</w:t>
      </w:r>
      <w:r>
        <w:rPr>
          <w:rFonts w:hint="default"/>
          <w:lang w:eastAsia="zh-Hans"/>
        </w:rPr>
        <w:t>。</w:t>
      </w:r>
      <w:r>
        <w:rPr>
          <w:rFonts w:hint="eastAsia"/>
          <w:lang w:val="en-US" w:eastAsia="zh-Hans"/>
        </w:rPr>
        <w:t>批量重配置机制的流程图如表</w:t>
      </w:r>
      <w:r>
        <w:rPr>
          <w:rFonts w:hint="default"/>
          <w:lang w:eastAsia="zh-Hans"/>
        </w:rPr>
        <w:t>6</w:t>
      </w:r>
      <w:r>
        <w:rPr>
          <w:rFonts w:hint="eastAsia"/>
          <w:lang w:val="en-US" w:eastAsia="zh-Hans"/>
        </w:rPr>
        <w:t>所示</w:t>
      </w:r>
      <w:r>
        <w:rPr>
          <w:rFonts w:hint="default"/>
          <w:lang w:eastAsia="zh-Hans"/>
        </w:rPr>
        <w:t>。</w:t>
      </w:r>
    </w:p>
    <w:p>
      <w:pPr>
        <w:jc w:val="center"/>
        <w:rPr>
          <w:rFonts w:hint="eastAsia" w:eastAsia="楷体"/>
          <w:szCs w:val="24"/>
        </w:rPr>
      </w:pPr>
      <w:r>
        <w:rPr>
          <w:rFonts w:hint="eastAsia" w:eastAsia="楷体"/>
          <w:szCs w:val="24"/>
        </w:rPr>
        <w:t>表</w:t>
      </w:r>
      <w:r>
        <w:rPr>
          <w:rFonts w:hint="default" w:eastAsia="楷体"/>
          <w:szCs w:val="24"/>
        </w:rPr>
        <w:t>6</w:t>
      </w:r>
      <w:r>
        <w:rPr>
          <w:rFonts w:hint="eastAsia" w:eastAsia="楷体"/>
          <w:szCs w:val="24"/>
          <w:lang w:val="en-US" w:eastAsia="zh-CN"/>
        </w:rPr>
        <w:t xml:space="preserve"> </w:t>
      </w:r>
      <w:r>
        <w:rPr>
          <w:rFonts w:hint="eastAsia" w:ascii="Times New Roman" w:hAnsi="Times New Roman" w:eastAsia="楷体"/>
          <w:szCs w:val="24"/>
          <w:lang w:val="en-US" w:eastAsia="zh-Hans"/>
        </w:rPr>
        <w:t>批量重配置机制</w:t>
      </w:r>
    </w:p>
    <w:tbl>
      <w:tblPr>
        <w:tblStyle w:val="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224"/>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1004" w:hRule="atLeast"/>
        </w:trPr>
        <w:tc>
          <w:tcPr>
            <w:tcW w:w="8224" w:type="dxa"/>
          </w:tcPr>
          <w:p>
            <w:pPr>
              <w:rPr>
                <w:rFonts w:hint="default" w:eastAsia="宋体" w:cs="Times New Roman"/>
                <w:b/>
                <w:bCs/>
                <w:i w:val="0"/>
                <w:iCs w:val="0"/>
                <w:lang w:eastAsia="zh-CN"/>
              </w:rPr>
            </w:pPr>
            <w:r>
              <w:rPr>
                <w:rFonts w:hint="eastAsia" w:eastAsia="宋体" w:cs="Times New Roman"/>
                <w:i w:val="0"/>
                <w:iCs w:val="0"/>
                <w:lang w:val="en-US" w:eastAsia="zh-Hans"/>
              </w:rPr>
              <w:t>输入</w:t>
            </w:r>
            <w:r>
              <w:rPr>
                <w:rFonts w:eastAsia="宋体" w:cs="Times New Roman"/>
                <w:i w:val="0"/>
                <w:iCs w:val="0"/>
              </w:rPr>
              <w:t xml:space="preserve">: </w:t>
            </w:r>
            <w:r>
              <w:rPr>
                <w:rFonts w:hint="eastAsia" w:eastAsia="宋体" w:cs="Times New Roman"/>
                <w:i w:val="0"/>
                <w:iCs w:val="0"/>
                <w:lang w:val="en-US" w:eastAsia="zh-Hans"/>
              </w:rPr>
              <w:t>拓扑</w:t>
            </w:r>
            <w:r>
              <w:rPr>
                <w:rFonts w:hint="default" w:eastAsia="宋体" w:cs="Times New Roman"/>
                <w:i w:val="0"/>
                <w:iCs w:val="0"/>
                <w:lang w:eastAsia="zh-CN"/>
              </w:rPr>
              <w:t>G, u[f][e],</w:t>
            </w:r>
            <w:r>
              <w:rPr>
                <w:rFonts w:hint="eastAsia" w:eastAsia="宋体" w:cs="Times New Roman"/>
                <w:i w:val="0"/>
                <w:iCs w:val="0"/>
                <w:lang w:val="en-US" w:eastAsia="zh-Hans"/>
              </w:rPr>
              <w:t>t</w:t>
            </w:r>
            <w:r>
              <w:rPr>
                <w:rFonts w:hint="default" w:eastAsia="宋体" w:cs="Times New Roman"/>
                <w:i w:val="0"/>
                <w:iCs w:val="0"/>
                <w:lang w:eastAsia="zh-CN"/>
              </w:rPr>
              <w:t>[f][e],</w:t>
            </w:r>
            <w:r>
              <w:rPr>
                <w:rFonts w:hint="eastAsia" w:eastAsia="宋体" w:cs="Times New Roman"/>
                <w:i w:val="0"/>
                <w:iCs w:val="0"/>
                <w:lang w:val="en-US" w:eastAsia="zh-Hans"/>
              </w:rPr>
              <w:t>流集合</w:t>
            </w:r>
            <w:r>
              <w:rPr>
                <w:rFonts w:hint="default" w:eastAsia="宋体" w:cs="Times New Roman"/>
                <w:i w:val="0"/>
                <w:iCs w:val="0"/>
                <w:lang w:eastAsia="zh-Hans"/>
              </w:rPr>
              <w:t xml:space="preserve"> </w:t>
            </w:r>
            <w:r>
              <w:rPr>
                <w:rFonts w:hint="default" w:eastAsia="宋体" w:cs="Times New Roman"/>
                <w:i w:val="0"/>
                <w:iCs w:val="0"/>
                <w:lang w:eastAsia="zh-CN"/>
              </w:rPr>
              <w:t>list,</w:t>
            </w:r>
            <w:r>
              <w:rPr>
                <w:rFonts w:hint="eastAsia" w:eastAsia="宋体" w:cs="Times New Roman"/>
                <w:i w:val="0"/>
                <w:iCs w:val="0"/>
                <w:lang w:val="en-US" w:eastAsia="zh-Hans"/>
              </w:rPr>
              <w:t>重配置周期</w:t>
            </w:r>
            <w:r>
              <w:rPr>
                <w:rFonts w:hint="default" w:eastAsia="宋体" w:cs="Times New Roman"/>
                <w:i w:val="0"/>
                <w:iCs w:val="0"/>
                <w:lang w:eastAsia="zh-Hans"/>
              </w:rPr>
              <w:t xml:space="preserve"> </w:t>
            </w:r>
            <w:r>
              <w:rPr>
                <w:rFonts w:hint="default" w:eastAsia="宋体" w:cs="Times New Roman"/>
                <w:i w:val="0"/>
                <w:iCs w:val="0"/>
                <w:lang w:eastAsia="zh-CN"/>
              </w:rPr>
              <w:t>K,</w:t>
            </w:r>
            <w:r>
              <w:rPr>
                <w:rFonts w:hint="eastAsia" w:eastAsia="宋体" w:cs="Times New Roman"/>
                <w:i w:val="0"/>
                <w:iCs w:val="0"/>
                <w:lang w:val="en-US" w:eastAsia="zh-Hans"/>
              </w:rPr>
              <w:t>闭集</w:t>
            </w:r>
            <w:r>
              <w:rPr>
                <w:rFonts w:hint="default" w:eastAsia="宋体" w:cs="Times New Roman"/>
                <w:i w:val="0"/>
                <w:iCs w:val="0"/>
                <w:lang w:eastAsia="zh-CN"/>
              </w:rPr>
              <w:t>close</w:t>
            </w:r>
          </w:p>
          <w:p>
            <w:pPr>
              <w:rPr>
                <w:rFonts w:hint="eastAsia" w:eastAsia="宋体" w:cs="Times New Roman"/>
                <w:i w:val="0"/>
                <w:iCs w:val="0"/>
                <w:lang w:val="en-US" w:eastAsia="zh-CN"/>
              </w:rPr>
            </w:pPr>
            <w:r>
              <w:rPr>
                <w:rFonts w:hint="eastAsia" w:eastAsia="宋体" w:cs="Times New Roman"/>
                <w:i w:val="0"/>
                <w:iCs w:val="0"/>
                <w:lang w:val="en-US" w:eastAsia="zh-Hans"/>
              </w:rPr>
              <w:t>输出</w:t>
            </w:r>
            <w:r>
              <w:rPr>
                <w:rFonts w:eastAsia="宋体" w:cs="Times New Roman"/>
                <w:i w:val="0"/>
                <w:iCs w:val="0"/>
              </w:rPr>
              <w:t>:</w:t>
            </w:r>
            <w:r>
              <w:rPr>
                <w:rFonts w:hint="eastAsia" w:eastAsia="宋体" w:cs="Times New Roman"/>
                <w:i w:val="0"/>
                <w:iCs w:val="0"/>
                <w:lang w:val="en-US" w:eastAsia="zh-CN"/>
              </w:rPr>
              <w:t xml:space="preserve"> </w:t>
            </w:r>
            <w:r>
              <w:rPr>
                <w:rFonts w:hint="eastAsia" w:eastAsia="宋体" w:cs="Times New Roman"/>
                <w:i w:val="0"/>
                <w:iCs w:val="0"/>
                <w:lang w:val="en-US" w:eastAsia="zh-Hans"/>
              </w:rPr>
              <w:t>调度结果Result</w:t>
            </w:r>
            <w:r>
              <w:rPr>
                <w:rFonts w:hint="default" w:eastAsia="宋体" w:cs="Times New Roman"/>
                <w:i w:val="0"/>
                <w:iCs w:val="0"/>
                <w:lang w:eastAsia="zh-Hans"/>
              </w:rPr>
              <w:t>,</w:t>
            </w:r>
            <w:r>
              <w:rPr>
                <w:rFonts w:hint="default" w:eastAsia="宋体" w:cs="Times New Roman"/>
                <w:i w:val="0"/>
                <w:iCs w:val="0"/>
                <w:lang w:eastAsia="zh-CN"/>
              </w:rPr>
              <w:t>u[f][e],</w:t>
            </w:r>
            <w:r>
              <w:rPr>
                <w:rFonts w:hint="eastAsia" w:eastAsia="宋体" w:cs="Times New Roman"/>
                <w:i w:val="0"/>
                <w:iCs w:val="0"/>
                <w:lang w:val="en-US" w:eastAsia="zh-Hans"/>
              </w:rPr>
              <w:t>t</w:t>
            </w:r>
            <w:r>
              <w:rPr>
                <w:rFonts w:hint="default" w:eastAsia="宋体" w:cs="Times New Roman"/>
                <w:i w:val="0"/>
                <w:iCs w:val="0"/>
                <w:lang w:eastAsia="zh-CN"/>
              </w:rPr>
              <w:t>[f][e]</w:t>
            </w:r>
          </w:p>
        </w:tc>
      </w:tr>
      <w:tr>
        <w:tc>
          <w:tcPr>
            <w:tcW w:w="8224" w:type="dxa"/>
          </w:tcPr>
          <w:p>
            <w:pPr>
              <w:rPr>
                <w:rFonts w:hint="default" w:eastAsia="宋体" w:cs="Times New Roman"/>
                <w:i w:val="0"/>
                <w:iCs w:val="0"/>
              </w:rPr>
            </w:pPr>
            <w:r>
              <w:rPr>
                <w:rFonts w:hint="default" w:eastAsia="宋体" w:cs="Times New Roman"/>
                <w:i w:val="0"/>
                <w:iCs w:val="0"/>
              </w:rPr>
              <w:t>1</w:t>
            </w:r>
            <w:r>
              <w:rPr>
                <w:rFonts w:hint="eastAsia" w:eastAsia="宋体" w:cs="Times New Roman"/>
                <w:i w:val="0"/>
                <w:iCs w:val="0"/>
                <w:lang w:val="en-US" w:eastAsia="zh-Hans"/>
              </w:rPr>
              <w:t>:</w:t>
            </w:r>
            <w:r>
              <w:rPr>
                <w:rFonts w:hint="default" w:eastAsia="宋体" w:cs="Times New Roman"/>
                <w:i w:val="0"/>
                <w:iCs w:val="0"/>
                <w:lang w:eastAsia="zh-Hans"/>
              </w:rPr>
              <w:t xml:space="preserve"> </w:t>
            </w:r>
            <w:r>
              <w:rPr>
                <w:rFonts w:hint="default" w:eastAsia="宋体" w:cs="Times New Roman"/>
                <w:i w:val="0"/>
                <w:iCs w:val="0"/>
              </w:rPr>
              <w:t xml:space="preserve">if </w:t>
            </w:r>
            <w:r>
              <w:rPr>
                <w:rFonts w:hint="eastAsia" w:eastAsia="宋体" w:cs="Times New Roman"/>
                <w:i w:val="0"/>
                <w:iCs w:val="0"/>
                <w:lang w:val="en-US" w:eastAsia="zh-Hans"/>
              </w:rPr>
              <w:t>调度的流数量为K的倍数</w:t>
            </w:r>
            <w:r>
              <w:rPr>
                <w:rFonts w:hint="default" w:eastAsia="宋体" w:cs="Times New Roman"/>
                <w:i w:val="0"/>
                <w:iCs w:val="0"/>
                <w:lang w:eastAsia="zh-Hans"/>
              </w:rPr>
              <w:t xml:space="preserve"> </w:t>
            </w:r>
            <w:r>
              <w:rPr>
                <w:rFonts w:hint="eastAsia" w:eastAsia="宋体" w:cs="Times New Roman"/>
                <w:i w:val="0"/>
                <w:iCs w:val="0"/>
                <w:lang w:val="en-US" w:eastAsia="zh-Hans"/>
              </w:rPr>
              <w:t>then</w:t>
            </w:r>
          </w:p>
          <w:p>
            <w:pPr>
              <w:rPr>
                <w:rFonts w:hint="default" w:eastAsia="宋体" w:cs="Times New Roman"/>
                <w:i w:val="0"/>
                <w:iCs w:val="0"/>
              </w:rPr>
            </w:pPr>
            <w:r>
              <w:rPr>
                <w:rFonts w:hint="default" w:eastAsia="宋体" w:cs="Times New Roman"/>
                <w:i w:val="0"/>
                <w:iCs w:val="0"/>
              </w:rPr>
              <w:t>2</w:t>
            </w:r>
            <w:r>
              <w:rPr>
                <w:rFonts w:hint="eastAsia" w:eastAsia="宋体" w:cs="Times New Roman"/>
                <w:i w:val="0"/>
                <w:iCs w:val="0"/>
                <w:lang w:val="en-US" w:eastAsia="zh-Hans"/>
              </w:rPr>
              <w:t>:</w:t>
            </w:r>
            <w:r>
              <w:rPr>
                <w:rFonts w:hint="default" w:eastAsia="宋体" w:cs="Times New Roman"/>
                <w:i w:val="0"/>
                <w:iCs w:val="0"/>
                <w:lang w:eastAsia="zh-Hans"/>
              </w:rPr>
              <w:t xml:space="preserve">    </w:t>
            </w:r>
            <w:r>
              <w:rPr>
                <w:rFonts w:hint="default" w:eastAsia="宋体" w:cs="Times New Roman"/>
                <w:i w:val="0"/>
                <w:iCs w:val="0"/>
              </w:rPr>
              <w:t>Result=</w:t>
            </w:r>
            <w:r>
              <w:rPr>
                <w:rFonts w:hint="default" w:eastAsia="宋体" w:cs="Times New Roman"/>
                <w:lang w:eastAsia="zh-CN"/>
              </w:rPr>
              <w:t>“</w:t>
            </w:r>
            <w:r>
              <w:rPr>
                <w:rFonts w:hint="eastAsia" w:eastAsia="宋体" w:cs="Times New Roman"/>
                <w:i w:val="0"/>
                <w:iCs w:val="0"/>
                <w:lang w:val="en-US" w:eastAsia="zh-Hans"/>
              </w:rPr>
              <w:t>不进行重配置</w:t>
            </w:r>
            <w:r>
              <w:rPr>
                <w:rFonts w:hint="default" w:eastAsia="宋体" w:cs="Times New Roman"/>
                <w:i w:val="0"/>
                <w:iCs w:val="0"/>
              </w:rPr>
              <w:t>”;</w:t>
            </w:r>
          </w:p>
          <w:p>
            <w:pPr>
              <w:rPr>
                <w:rFonts w:hint="default" w:eastAsia="宋体" w:cs="Times New Roman"/>
                <w:i w:val="0"/>
                <w:iCs w:val="0"/>
                <w:lang w:eastAsia="zh-CN"/>
              </w:rPr>
            </w:pPr>
            <w:r>
              <w:rPr>
                <w:rFonts w:hint="default" w:eastAsia="宋体" w:cs="Times New Roman"/>
                <w:i w:val="0"/>
                <w:iCs w:val="0"/>
              </w:rPr>
              <w:t>3</w:t>
            </w:r>
            <w:r>
              <w:rPr>
                <w:rFonts w:hint="eastAsia" w:eastAsia="宋体" w:cs="Times New Roman"/>
                <w:i w:val="0"/>
                <w:iCs w:val="0"/>
                <w:lang w:val="en-US" w:eastAsia="zh-Hans"/>
              </w:rPr>
              <w:t>:</w:t>
            </w:r>
            <w:r>
              <w:rPr>
                <w:rFonts w:hint="default" w:eastAsia="宋体" w:cs="Times New Roman"/>
                <w:i w:val="0"/>
                <w:iCs w:val="0"/>
                <w:lang w:eastAsia="zh-Hans"/>
              </w:rPr>
              <w:t xml:space="preserve"> </w:t>
            </w:r>
            <w:r>
              <w:rPr>
                <w:rFonts w:hint="default" w:eastAsia="宋体" w:cs="Times New Roman"/>
                <w:i w:val="0"/>
                <w:iCs w:val="0"/>
              </w:rPr>
              <w:t xml:space="preserve">   </w:t>
            </w:r>
            <w:r>
              <w:rPr>
                <w:rFonts w:hint="eastAsia" w:eastAsia="宋体" w:cs="Times New Roman"/>
                <w:i w:val="0"/>
                <w:iCs w:val="0"/>
                <w:lang w:val="en-US" w:eastAsia="zh-Hans"/>
              </w:rPr>
              <w:t>返回</w:t>
            </w:r>
            <w:r>
              <w:rPr>
                <w:rFonts w:hint="default" w:eastAsia="宋体" w:cs="Times New Roman"/>
                <w:i w:val="0"/>
                <w:iCs w:val="0"/>
              </w:rPr>
              <w:t>Result,</w:t>
            </w:r>
            <w:r>
              <w:rPr>
                <w:rFonts w:hint="default" w:eastAsia="宋体" w:cs="Times New Roman"/>
                <w:i w:val="0"/>
                <w:iCs w:val="0"/>
                <w:lang w:eastAsia="zh-CN"/>
              </w:rPr>
              <w:t>u[f][e],</w:t>
            </w:r>
            <w:r>
              <w:rPr>
                <w:rFonts w:hint="eastAsia" w:eastAsia="宋体" w:cs="Times New Roman"/>
                <w:i w:val="0"/>
                <w:iCs w:val="0"/>
                <w:lang w:val="en-US" w:eastAsia="zh-Hans"/>
              </w:rPr>
              <w:t>t</w:t>
            </w:r>
            <w:r>
              <w:rPr>
                <w:rFonts w:hint="default" w:eastAsia="宋体" w:cs="Times New Roman"/>
                <w:i w:val="0"/>
                <w:iCs w:val="0"/>
                <w:lang w:eastAsia="zh-CN"/>
              </w:rPr>
              <w:t>[f][e];</w:t>
            </w:r>
          </w:p>
          <w:p>
            <w:pPr>
              <w:rPr>
                <w:rFonts w:hint="default" w:eastAsia="宋体" w:cs="Times New Roman"/>
                <w:i w:val="0"/>
                <w:iCs w:val="0"/>
                <w:lang w:eastAsia="zh-CN"/>
              </w:rPr>
            </w:pPr>
            <w:r>
              <w:rPr>
                <w:rFonts w:hint="default" w:eastAsia="宋体" w:cs="Times New Roman"/>
                <w:i w:val="0"/>
                <w:iCs w:val="0"/>
                <w:lang w:eastAsia="zh-CN"/>
              </w:rPr>
              <w:t>4</w:t>
            </w:r>
            <w:r>
              <w:rPr>
                <w:rFonts w:hint="eastAsia" w:eastAsia="宋体" w:cs="Times New Roman"/>
                <w:i w:val="0"/>
                <w:iCs w:val="0"/>
                <w:lang w:val="en-US" w:eastAsia="zh-Hans"/>
              </w:rPr>
              <w:t>:</w:t>
            </w:r>
            <w:r>
              <w:rPr>
                <w:rFonts w:hint="default" w:eastAsia="宋体" w:cs="Times New Roman"/>
                <w:i w:val="0"/>
                <w:iCs w:val="0"/>
                <w:lang w:eastAsia="zh-Hans"/>
              </w:rPr>
              <w:t xml:space="preserve"> </w:t>
            </w:r>
            <w:r>
              <w:rPr>
                <w:rFonts w:hint="default" w:eastAsia="宋体" w:cs="Times New Roman"/>
                <w:i w:val="0"/>
                <w:iCs w:val="0"/>
                <w:lang w:eastAsia="zh-CN"/>
              </w:rPr>
              <w:t>end if</w:t>
            </w:r>
          </w:p>
          <w:p>
            <w:pPr>
              <w:ind w:left="240" w:hanging="240" w:hangingChars="100"/>
              <w:rPr>
                <w:rFonts w:hint="default" w:ascii="Times New Roman" w:hAnsi="DejaVu Math TeX Gyre" w:cs="Times New Roman"/>
                <w:i w:val="0"/>
                <w:iCs/>
              </w:rPr>
            </w:pPr>
            <w:r>
              <w:rPr>
                <w:rFonts w:hint="default" w:eastAsia="宋体" w:cs="Times New Roman"/>
                <w:i w:val="0"/>
                <w:iCs w:val="0"/>
                <w:lang w:eastAsia="zh-CN"/>
              </w:rPr>
              <w:t>5</w:t>
            </w:r>
            <w:r>
              <w:rPr>
                <w:rFonts w:hint="default" w:eastAsia="宋体" w:cs="Times New Roman"/>
                <w:i w:val="0"/>
                <w:iCs w:val="0"/>
                <w:lang w:eastAsia="zh-CN"/>
              </w:rPr>
              <w:t xml:space="preserve">: </w:t>
            </w:r>
            <w:r>
              <w:rPr>
                <w:rFonts w:hint="eastAsia" w:eastAsia="宋体" w:cs="Times New Roman"/>
                <w:i w:val="0"/>
                <w:iCs w:val="0"/>
                <w:lang w:val="en-US" w:eastAsia="zh-Hans"/>
              </w:rPr>
              <w:t>计算出网络中负载最高的流</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maxROI</m:t>
                  </m:r>
                  <m:ctrlPr>
                    <w:rPr>
                      <w:rFonts w:ascii="DejaVu Math TeX Gyre" w:hAnsi="DejaVu Math TeX Gyre" w:cs="Times New Roman"/>
                      <w:i w:val="0"/>
                      <w:iCs/>
                    </w:rPr>
                  </m:ctrlPr>
                </m:sub>
              </m:sSub>
            </m:oMath>
            <w:r>
              <w:rPr>
                <w:rFonts w:ascii="Times New Roman" w:hAnsi="DejaVu Math TeX Gyre" w:cs="Times New Roman"/>
                <w:i w:val="0"/>
                <w:iCs/>
              </w:rPr>
              <w:t>；</w:t>
            </w:r>
          </w:p>
          <w:p>
            <w:pPr>
              <w:ind w:left="240" w:hanging="240" w:hangingChars="100"/>
              <w:rPr>
                <w:rFonts w:hint="default" w:ascii="Times New Roman" w:hAnsi="DejaVu Math TeX Gyre" w:cs="Times New Roman"/>
                <w:i w:val="0"/>
                <w:iCs/>
              </w:rPr>
            </w:pPr>
            <w:r>
              <w:rPr>
                <w:rFonts w:hint="default" w:hAnsi="DejaVu Math TeX Gyre" w:cs="Times New Roman"/>
                <w:i w:val="0"/>
                <w:iCs/>
              </w:rPr>
              <w:t>6</w:t>
            </w:r>
            <w:r>
              <w:rPr>
                <w:rFonts w:hint="default" w:ascii="Times New Roman" w:hAnsi="DejaVu Math TeX Gyre" w:cs="Times New Roman"/>
                <w:i w:val="0"/>
                <w:iCs/>
              </w:rPr>
              <w:t xml:space="preserve">: </w:t>
            </w:r>
            <w:r>
              <w:rPr>
                <w:rFonts w:hint="eastAsia" w:hAnsi="DejaVu Math TeX Gyre" w:cs="Times New Roman"/>
                <w:i w:val="0"/>
                <w:iCs/>
                <w:lang w:val="en-US" w:eastAsia="zh-Hans"/>
              </w:rPr>
              <w:t>计算出与负载最高流</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maxROI</m:t>
                  </m:r>
                  <m:ctrlPr>
                    <w:rPr>
                      <w:rFonts w:ascii="DejaVu Math TeX Gyre" w:hAnsi="DejaVu Math TeX Gyre" w:cs="Times New Roman"/>
                      <w:i w:val="0"/>
                      <w:iCs/>
                    </w:rPr>
                  </m:ctrlPr>
                </m:sub>
              </m:sSub>
            </m:oMath>
            <w:r>
              <w:rPr>
                <w:rFonts w:hint="eastAsia" w:hAnsi="DejaVu Math TeX Gyre" w:cs="Times New Roman"/>
                <w:i w:val="0"/>
                <w:iCs/>
                <w:lang w:val="en-US" w:eastAsia="zh-Hans"/>
              </w:rPr>
              <w:t>相关的流集合</w:t>
            </w:r>
            <w:r>
              <w:rPr>
                <w:rFonts w:hint="default" w:ascii="Times New Roman" w:hAnsi="DejaVu Math TeX Gyre" w:cs="Times New Roman"/>
                <w:i w:val="0"/>
                <w:iCs/>
              </w:rPr>
              <w:t>FL</w:t>
            </w:r>
            <w:r>
              <w:rPr>
                <w:rFonts w:hint="default" w:hAnsi="DejaVu Math TeX Gyre" w:cs="Times New Roman"/>
                <w:i w:val="0"/>
                <w:iCs/>
              </w:rPr>
              <w:t>；</w:t>
            </w:r>
          </w:p>
          <w:p>
            <w:pPr>
              <w:ind w:left="240" w:hanging="240" w:hangingChars="100"/>
              <w:rPr>
                <w:rFonts w:hint="default" w:ascii="Times New Roman" w:hAnsi="DejaVu Math TeX Gyre" w:cs="Times New Roman"/>
                <w:i w:val="0"/>
                <w:iCs/>
              </w:rPr>
            </w:pPr>
            <w:r>
              <w:rPr>
                <w:rFonts w:hint="default" w:hAnsi="DejaVu Math TeX Gyre" w:cs="Times New Roman"/>
                <w:i w:val="0"/>
                <w:iCs/>
              </w:rPr>
              <w:t>7</w:t>
            </w:r>
            <w:r>
              <w:rPr>
                <w:rFonts w:hint="default" w:ascii="Times New Roman" w:hAnsi="DejaVu Math TeX Gyre" w:cs="Times New Roman"/>
                <w:i w:val="0"/>
                <w:iCs/>
              </w:rPr>
              <w:t xml:space="preserve">: </w:t>
            </w:r>
            <w:r>
              <w:rPr>
                <w:rFonts w:hint="eastAsia" w:ascii="Times New Roman" w:hAnsi="Times New Roman"/>
                <w:sz w:val="24"/>
                <w:lang w:val="en-US" w:eastAsia="zh-Hans"/>
              </w:rPr>
              <w:t>释放流集合FL中所有流占据的链路和时间资源</w:t>
            </w:r>
            <w:r>
              <w:rPr>
                <w:rFonts w:hint="default"/>
                <w:sz w:val="24"/>
                <w:lang w:eastAsia="zh-Hans"/>
              </w:rPr>
              <w:t>；</w:t>
            </w:r>
            <w:r>
              <w:rPr>
                <w:rFonts w:hint="default" w:ascii="Times New Roman" w:hAnsi="DejaVu Math TeX Gyre" w:cs="Times New Roman"/>
                <w:i w:val="0"/>
                <w:iCs/>
              </w:rPr>
              <w:t xml:space="preserve">  </w:t>
            </w:r>
          </w:p>
          <w:p>
            <w:pPr>
              <w:ind w:left="240" w:hanging="240" w:hangingChars="100"/>
              <w:rPr>
                <w:rFonts w:hint="default" w:ascii="Times New Roman" w:hAnsi="DejaVu Math TeX Gyre" w:cs="Times New Roman"/>
                <w:i w:val="0"/>
                <w:iCs/>
              </w:rPr>
            </w:pPr>
            <w:r>
              <w:rPr>
                <w:rFonts w:hint="default" w:hAnsi="DejaVu Math TeX Gyre" w:cs="Times New Roman"/>
                <w:i w:val="0"/>
                <w:iCs/>
              </w:rPr>
              <w:t>8</w:t>
            </w:r>
            <w:r>
              <w:rPr>
                <w:rFonts w:hint="default" w:ascii="Times New Roman" w:hAnsi="DejaVu Math TeX Gyre" w:cs="Times New Roman"/>
                <w:i w:val="0"/>
                <w:iCs/>
              </w:rPr>
              <w:t>:</w:t>
            </w:r>
            <w:r>
              <w:rPr>
                <w:rFonts w:hint="default" w:hAnsi="DejaVu Math TeX Gyre" w:cs="Times New Roman"/>
                <w:i w:val="0"/>
                <w:iCs/>
              </w:rPr>
              <w:t xml:space="preserve"> </w:t>
            </w:r>
            <w:r>
              <w:rPr>
                <w:rFonts w:hint="eastAsia" w:hAnsi="DejaVu Math TeX Gyre" w:cs="Times New Roman"/>
                <w:i w:val="0"/>
                <w:iCs/>
                <w:lang w:val="en-US" w:eastAsia="zh-Hans"/>
              </w:rPr>
              <w:t>根据新的路径选择标准</w:t>
            </w:r>
            <w:r>
              <w:rPr>
                <w:rFonts w:hint="default" w:hAnsi="DejaVu Math TeX Gyre" w:cs="Times New Roman"/>
                <w:i w:val="0"/>
                <w:iCs/>
                <w:lang w:eastAsia="zh-Hans"/>
              </w:rPr>
              <w:t>，</w:t>
            </w:r>
            <w:r>
              <w:rPr>
                <w:rFonts w:hint="eastAsia" w:ascii="Times New Roman" w:hAnsi="Times New Roman" w:cs="Times New Roman"/>
                <w:i w:val="0"/>
                <w:iCs/>
                <w:sz w:val="24"/>
                <w:lang w:val="en-US" w:eastAsia="zh-Hans"/>
              </w:rPr>
              <w:t>为流集合FL中的每个流</w:t>
            </w:r>
            <w:r>
              <w:rPr>
                <w:rFonts w:hint="eastAsia" w:ascii="Times New Roman" w:hAnsi="Times New Roman"/>
                <w:sz w:val="24"/>
                <w:lang w:val="en-US" w:eastAsia="zh-Hans"/>
              </w:rPr>
              <w:t>重新计算路径R</w:t>
            </w:r>
            <w:r>
              <w:rPr>
                <w:rFonts w:hint="default"/>
                <w:sz w:val="24"/>
                <w:lang w:eastAsia="zh-Hans"/>
              </w:rPr>
              <w:t>；</w:t>
            </w:r>
          </w:p>
          <w:p>
            <w:pPr>
              <w:ind w:left="240" w:hanging="240" w:hangingChars="100"/>
              <w:rPr>
                <w:rFonts w:hint="default" w:ascii="Times New Roman" w:hAnsi="DejaVu Math TeX Gyre" w:cs="Times New Roman"/>
                <w:i w:val="0"/>
                <w:iCs/>
              </w:rPr>
            </w:pPr>
            <w:r>
              <w:rPr>
                <w:rFonts w:hint="default" w:hAnsi="DejaVu Math TeX Gyre" w:cs="Times New Roman"/>
                <w:i w:val="0"/>
                <w:iCs/>
              </w:rPr>
              <w:t>9</w:t>
            </w:r>
            <w:r>
              <w:rPr>
                <w:rFonts w:hint="default" w:ascii="Times New Roman" w:hAnsi="DejaVu Math TeX Gyre" w:cs="Times New Roman"/>
                <w:i w:val="0"/>
                <w:iCs/>
              </w:rPr>
              <w:t>:</w:t>
            </w:r>
            <w:r>
              <w:rPr>
                <w:rFonts w:hint="default" w:hAnsi="DejaVu Math TeX Gyre" w:cs="Times New Roman"/>
                <w:i w:val="0"/>
                <w:iCs/>
              </w:rPr>
              <w:t xml:space="preserve"> </w:t>
            </w:r>
            <w:r>
              <w:rPr>
                <w:rFonts w:hint="eastAsia" w:hAnsi="DejaVu Math TeX Gyre" w:cs="Times New Roman"/>
                <w:i w:val="0"/>
                <w:iCs/>
                <w:lang w:val="en-US" w:eastAsia="zh-Hans"/>
              </w:rPr>
              <w:t>通过求解器计算FL中所有流的开始传输时间集合</w:t>
            </w:r>
            <w:r>
              <w:rPr>
                <w:rFonts w:hint="default" w:ascii="Times New Roman" w:hAnsi="DejaVu Math TeX Gyre" w:cs="Times New Roman"/>
                <w:i w:val="0"/>
                <w:iCs/>
              </w:rPr>
              <w:t>list_ss</w:t>
            </w:r>
            <w:r>
              <w:rPr>
                <w:rFonts w:hint="default" w:hAnsi="DejaVu Math TeX Gyre" w:cs="Times New Roman"/>
                <w:i w:val="0"/>
                <w:iCs/>
              </w:rPr>
              <w:t>t</w:t>
            </w:r>
            <w:r>
              <w:rPr>
                <w:rFonts w:hint="default" w:hAnsi="DejaVu Math TeX Gyre" w:cs="Times New Roman"/>
                <w:i w:val="0"/>
                <w:iCs/>
                <w:lang w:eastAsia="zh-Hans"/>
              </w:rPr>
              <w:t>；</w:t>
            </w:r>
          </w:p>
          <w:p>
            <w:pPr>
              <w:ind w:left="240" w:hanging="240" w:hangingChars="100"/>
              <w:rPr>
                <w:rFonts w:hint="default" w:ascii="Times New Roman" w:hAnsi="DejaVu Math TeX Gyre" w:cs="Times New Roman" w:eastAsiaTheme="minorEastAsia"/>
                <w:i w:val="0"/>
                <w:iCs/>
                <w:lang w:val="en-US" w:eastAsia="zh-Hans"/>
              </w:rPr>
            </w:pPr>
            <w:r>
              <w:rPr>
                <w:rFonts w:hint="default" w:ascii="Times New Roman" w:hAnsi="DejaVu Math TeX Gyre" w:cs="Times New Roman"/>
                <w:i w:val="0"/>
                <w:iCs/>
              </w:rPr>
              <w:t>1</w:t>
            </w:r>
            <w:r>
              <w:rPr>
                <w:rFonts w:hint="default" w:hAnsi="DejaVu Math TeX Gyre" w:cs="Times New Roman"/>
                <w:i w:val="0"/>
                <w:iCs/>
              </w:rPr>
              <w:t>0</w:t>
            </w:r>
            <w:r>
              <w:rPr>
                <w:rFonts w:hint="default" w:ascii="Times New Roman" w:hAnsi="DejaVu Math TeX Gyre" w:cs="Times New Roman"/>
                <w:i w:val="0"/>
                <w:iCs/>
              </w:rPr>
              <w:t>:if list_ss</w:t>
            </w:r>
            <w:r>
              <w:rPr>
                <w:rFonts w:hint="default" w:hAnsi="DejaVu Math TeX Gyre" w:cs="Times New Roman"/>
                <w:i w:val="0"/>
                <w:iCs/>
              </w:rPr>
              <w:t>t</w:t>
            </w:r>
            <w:r>
              <w:rPr>
                <w:rFonts w:hint="eastAsia" w:hAnsi="DejaVu Math TeX Gyre" w:cs="Times New Roman"/>
                <w:i w:val="0"/>
                <w:iCs/>
                <w:lang w:val="en-US" w:eastAsia="zh-Hans"/>
              </w:rPr>
              <w:t>不为空</w:t>
            </w:r>
            <w:r>
              <w:rPr>
                <w:rFonts w:hint="default" w:hAnsi="DejaVu Math TeX Gyre" w:cs="Times New Roman"/>
                <w:i w:val="0"/>
                <w:iCs/>
                <w:lang w:eastAsia="zh-Hans"/>
              </w:rPr>
              <w:t xml:space="preserve"> </w:t>
            </w:r>
            <w:r>
              <w:rPr>
                <w:rFonts w:hint="eastAsia" w:hAnsi="DejaVu Math TeX Gyre" w:cs="Times New Roman"/>
                <w:i w:val="0"/>
                <w:iCs/>
                <w:lang w:val="en-US" w:eastAsia="zh-Hans"/>
              </w:rPr>
              <w:t>then</w:t>
            </w:r>
          </w:p>
          <w:p>
            <w:pPr>
              <w:ind w:left="240" w:hanging="240" w:hangingChars="100"/>
              <w:rPr>
                <w:rFonts w:hint="default" w:ascii="Times New Roman" w:hAnsi="DejaVu Math TeX Gyre" w:cs="Times New Roman"/>
                <w:i w:val="0"/>
                <w:iCs/>
              </w:rPr>
            </w:pPr>
            <w:r>
              <w:rPr>
                <w:rFonts w:hint="default" w:ascii="Times New Roman" w:hAnsi="DejaVu Math TeX Gyre" w:cs="Times New Roman"/>
                <w:i w:val="0"/>
                <w:iCs/>
              </w:rPr>
              <w:t>1</w:t>
            </w:r>
            <w:r>
              <w:rPr>
                <w:rFonts w:hint="default" w:hAnsi="DejaVu Math TeX Gyre" w:cs="Times New Roman"/>
                <w:i w:val="0"/>
                <w:iCs/>
              </w:rPr>
              <w:t>1</w:t>
            </w:r>
            <w:r>
              <w:rPr>
                <w:rFonts w:hint="default" w:ascii="Times New Roman" w:hAnsi="DejaVu Math TeX Gyre" w:cs="Times New Roman"/>
                <w:i w:val="0"/>
                <w:iCs/>
              </w:rPr>
              <w:t xml:space="preserve">:   </w:t>
            </w:r>
            <w:r>
              <w:rPr>
                <w:rFonts w:hint="eastAsia" w:hAnsi="DejaVu Math TeX Gyre" w:cs="Times New Roman"/>
                <w:i w:val="0"/>
                <w:iCs/>
                <w:lang w:val="en-US" w:eastAsia="zh-Hans"/>
              </w:rPr>
              <w:t>得到</w:t>
            </w:r>
            <w:r>
              <w:rPr>
                <w:rFonts w:hint="eastAsia" w:ascii="Times New Roman" w:hAnsi="Times New Roman"/>
                <w:sz w:val="24"/>
                <w:lang w:val="en-US" w:eastAsia="zh-Hans"/>
              </w:rPr>
              <w:t>每个流的</w:t>
            </w:r>
            <w:r>
              <w:rPr>
                <w:rFonts w:hint="eastAsia"/>
                <w:sz w:val="24"/>
                <w:lang w:val="en-US" w:eastAsia="zh-Hans"/>
              </w:rPr>
              <w:t>SST</w:t>
            </w:r>
            <w:r>
              <w:rPr>
                <w:rFonts w:hint="default" w:ascii="Times New Roman" w:hAnsi="Times New Roman"/>
                <w:sz w:val="24"/>
                <w:lang w:eastAsia="zh-Hans"/>
              </w:rPr>
              <w:t>，</w:t>
            </w:r>
            <w:r>
              <w:rPr>
                <w:rFonts w:hint="eastAsia" w:ascii="Times New Roman" w:hAnsi="Times New Roman"/>
                <w:sz w:val="24"/>
                <w:lang w:val="en-US" w:eastAsia="zh-Hans"/>
              </w:rPr>
              <w:t>将</w:t>
            </w:r>
            <w:r>
              <w:rPr>
                <w:rFonts w:hint="eastAsia"/>
                <w:sz w:val="24"/>
                <w:lang w:val="en-US" w:eastAsia="zh-Hans"/>
              </w:rPr>
              <w:t>对应</w:t>
            </w:r>
            <w:r>
              <w:rPr>
                <w:rFonts w:hint="eastAsia" w:ascii="Times New Roman" w:hAnsi="Times New Roman"/>
                <w:sz w:val="24"/>
                <w:lang w:val="en-US" w:eastAsia="zh-Hans"/>
              </w:rPr>
              <w:t>的路径和时间记录在</w:t>
            </w:r>
            <w:r>
              <w:rPr>
                <w:rFonts w:hint="default" w:ascii="Times New Roman" w:hAnsi="Times New Roman"/>
                <w:sz w:val="24"/>
                <w:lang w:eastAsia="zh-Hans"/>
              </w:rPr>
              <w:t>u[f][e]</w:t>
            </w:r>
            <w:r>
              <w:rPr>
                <w:rFonts w:hint="eastAsia" w:ascii="Times New Roman" w:hAnsi="Times New Roman"/>
                <w:sz w:val="24"/>
                <w:lang w:val="en-US" w:eastAsia="zh-Hans"/>
              </w:rPr>
              <w:t>和</w:t>
            </w:r>
            <w:r>
              <w:rPr>
                <w:rFonts w:hint="default" w:ascii="Times New Roman" w:hAnsi="Times New Roman"/>
                <w:sz w:val="24"/>
                <w:lang w:eastAsia="zh-Hans"/>
              </w:rPr>
              <w:t>t[f][e]</w:t>
            </w:r>
            <w:r>
              <w:rPr>
                <w:rFonts w:hint="eastAsia" w:ascii="Times New Roman" w:hAnsi="Times New Roman"/>
                <w:sz w:val="24"/>
                <w:lang w:val="en-US" w:eastAsia="zh-Hans"/>
              </w:rPr>
              <w:t>中</w:t>
            </w:r>
            <w:r>
              <w:rPr>
                <w:rFonts w:hint="default"/>
                <w:sz w:val="24"/>
                <w:lang w:eastAsia="zh-Hans"/>
              </w:rPr>
              <w:t>；</w:t>
            </w:r>
          </w:p>
          <w:p>
            <w:pPr>
              <w:ind w:left="240" w:hanging="240" w:hangingChars="100"/>
              <w:rPr>
                <w:rFonts w:hint="default" w:ascii="Times New Roman" w:hAnsi="DejaVu Math TeX Gyre" w:cs="Times New Roman"/>
                <w:i w:val="0"/>
                <w:iCs/>
              </w:rPr>
            </w:pPr>
            <w:r>
              <w:rPr>
                <w:rFonts w:hint="default" w:hAnsi="DejaVu Math TeX Gyre" w:cs="Times New Roman"/>
                <w:i w:val="0"/>
                <w:iCs/>
              </w:rPr>
              <w:t>12</w:t>
            </w:r>
            <w:r>
              <w:rPr>
                <w:rFonts w:hint="default" w:ascii="Times New Roman" w:hAnsi="DejaVu Math TeX Gyre" w:cs="Times New Roman"/>
                <w:i w:val="0"/>
                <w:iCs/>
              </w:rPr>
              <w:t xml:space="preserve">:   </w:t>
            </w:r>
            <w:r>
              <w:rPr>
                <w:rFonts w:hint="eastAsia"/>
                <w:sz w:val="24"/>
                <w:lang w:val="en-US" w:eastAsia="zh-Hans"/>
              </w:rPr>
              <w:t>将</w:t>
            </w:r>
            <w:r>
              <w:rPr>
                <w:rFonts w:hint="eastAsia" w:ascii="Times New Roman" w:hAnsi="Times New Roman"/>
                <w:sz w:val="24"/>
                <w:lang w:val="en-US" w:eastAsia="zh-Hans"/>
              </w:rPr>
              <w:t>流集合FL中的每个流加入闭集close</w:t>
            </w:r>
            <w:r>
              <w:rPr>
                <w:rFonts w:hint="default" w:hAnsi="DejaVu Math TeX Gyre" w:cs="Times New Roman"/>
                <w:i w:val="0"/>
                <w:iCs/>
              </w:rPr>
              <w:t>；</w:t>
            </w:r>
          </w:p>
          <w:p>
            <w:pPr>
              <w:ind w:left="240" w:hanging="240" w:hangingChars="100"/>
              <w:rPr>
                <w:rFonts w:hint="default" w:ascii="Times New Roman" w:hAnsi="DejaVu Math TeX Gyre" w:cs="Times New Roman"/>
                <w:i w:val="0"/>
                <w:iCs/>
              </w:rPr>
            </w:pPr>
            <w:r>
              <w:rPr>
                <w:rFonts w:hint="default" w:hAnsi="DejaVu Math TeX Gyre" w:cs="Times New Roman"/>
                <w:i w:val="0"/>
                <w:iCs/>
              </w:rPr>
              <w:t>13</w:t>
            </w:r>
            <w:r>
              <w:rPr>
                <w:rFonts w:hint="default" w:ascii="Times New Roman" w:hAnsi="DejaVu Math TeX Gyre" w:cs="Times New Roman"/>
                <w:i w:val="0"/>
                <w:iCs/>
              </w:rPr>
              <w:t>:   Result=</w:t>
            </w:r>
            <w:r>
              <w:rPr>
                <w:rFonts w:hint="default" w:eastAsia="宋体" w:cs="Times New Roman"/>
                <w:lang w:eastAsia="zh-CN"/>
              </w:rPr>
              <w:t>“</w:t>
            </w:r>
            <w:r>
              <w:rPr>
                <w:rFonts w:hint="eastAsia" w:eastAsia="宋体" w:cs="Times New Roman"/>
                <w:lang w:val="en-US" w:eastAsia="zh-Hans"/>
              </w:rPr>
              <w:t>重配置成功</w:t>
            </w:r>
            <w:r>
              <w:rPr>
                <w:rFonts w:hint="default" w:eastAsia="宋体" w:cs="Times New Roman"/>
                <w:i w:val="0"/>
                <w:iCs w:val="0"/>
              </w:rPr>
              <w:t>”</w:t>
            </w:r>
            <w:r>
              <w:rPr>
                <w:rFonts w:hint="default" w:ascii="Times New Roman" w:hAnsi="DejaVu Math TeX Gyre" w:cs="Times New Roman"/>
                <w:i w:val="0"/>
                <w:iCs/>
              </w:rPr>
              <w:t>;</w:t>
            </w:r>
          </w:p>
          <w:p>
            <w:pPr>
              <w:ind w:left="240" w:hanging="240" w:hangingChars="100"/>
              <w:rPr>
                <w:rFonts w:hint="default" w:ascii="Times New Roman" w:hAnsi="DejaVu Math TeX Gyre" w:cs="Times New Roman"/>
                <w:i w:val="0"/>
                <w:iCs/>
              </w:rPr>
            </w:pPr>
            <w:r>
              <w:rPr>
                <w:rFonts w:hint="default" w:hAnsi="DejaVu Math TeX Gyre" w:cs="Times New Roman"/>
                <w:i w:val="0"/>
                <w:iCs/>
              </w:rPr>
              <w:t>14</w:t>
            </w:r>
            <w:r>
              <w:rPr>
                <w:rFonts w:hint="default" w:ascii="Times New Roman" w:hAnsi="DejaVu Math TeX Gyre" w:cs="Times New Roman"/>
                <w:i w:val="0"/>
                <w:iCs/>
              </w:rPr>
              <w:t xml:space="preserve">:   </w:t>
            </w:r>
            <w:r>
              <w:rPr>
                <w:rFonts w:hint="eastAsia" w:hAnsi="DejaVu Math TeX Gyre" w:cs="Times New Roman"/>
                <w:i w:val="0"/>
                <w:iCs/>
                <w:lang w:val="en-US" w:eastAsia="zh-Hans"/>
              </w:rPr>
              <w:t>返回</w:t>
            </w:r>
            <w:r>
              <w:rPr>
                <w:rFonts w:hint="default" w:ascii="Times New Roman" w:hAnsi="DejaVu Math TeX Gyre" w:cs="Times New Roman"/>
                <w:i w:val="0"/>
                <w:iCs/>
              </w:rPr>
              <w:t>Result,u[f][e],t[f][e]</w:t>
            </w:r>
            <w:r>
              <w:rPr>
                <w:rFonts w:hint="default" w:hAnsi="DejaVu Math TeX Gyre" w:cs="Times New Roman"/>
                <w:i w:val="0"/>
                <w:iCs/>
              </w:rPr>
              <w:t>；</w:t>
            </w:r>
          </w:p>
          <w:p>
            <w:pPr>
              <w:rPr>
                <w:rFonts w:hint="default" w:ascii="Times New Roman" w:hAnsi="DejaVu Math TeX Gyre" w:cs="Times New Roman"/>
                <w:i w:val="0"/>
                <w:iCs/>
              </w:rPr>
            </w:pPr>
            <w:r>
              <w:rPr>
                <w:rFonts w:hint="default" w:hAnsi="DejaVu Math TeX Gyre" w:cs="Times New Roman"/>
                <w:i w:val="0"/>
                <w:iCs/>
              </w:rPr>
              <w:t>15</w:t>
            </w:r>
            <w:r>
              <w:rPr>
                <w:rFonts w:hint="default" w:ascii="Times New Roman" w:hAnsi="DejaVu Math TeX Gyre" w:cs="Times New Roman"/>
                <w:i w:val="0"/>
                <w:iCs/>
              </w:rPr>
              <w:t>:else</w:t>
            </w:r>
          </w:p>
          <w:p>
            <w:pPr>
              <w:ind w:left="240" w:hanging="240" w:hangingChars="100"/>
              <w:rPr>
                <w:rFonts w:hint="default" w:ascii="Times New Roman" w:hAnsi="DejaVu Math TeX Gyre" w:cs="Times New Roman"/>
                <w:i w:val="0"/>
                <w:iCs/>
              </w:rPr>
            </w:pPr>
            <w:r>
              <w:rPr>
                <w:rFonts w:hint="default" w:hAnsi="DejaVu Math TeX Gyre" w:cs="Times New Roman"/>
                <w:i w:val="0"/>
                <w:iCs/>
              </w:rPr>
              <w:t>16</w:t>
            </w:r>
            <w:r>
              <w:rPr>
                <w:rFonts w:hint="default" w:ascii="Times New Roman" w:hAnsi="DejaVu Math TeX Gyre" w:cs="Times New Roman"/>
                <w:i w:val="0"/>
                <w:iCs/>
              </w:rPr>
              <w:t xml:space="preserve">:   </w:t>
            </w:r>
            <w:r>
              <w:rPr>
                <w:rFonts w:hint="eastAsia" w:ascii="Times New Roman" w:hAnsi="Times New Roman"/>
                <w:sz w:val="24"/>
                <w:lang w:val="en-US" w:eastAsia="zh-Hans"/>
              </w:rPr>
              <w:t>恢复流集合</w:t>
            </w:r>
            <w:r>
              <w:rPr>
                <w:rFonts w:hint="default" w:ascii="Times New Roman" w:hAnsi="Times New Roman"/>
                <w:sz w:val="24"/>
                <w:lang w:eastAsia="zh-Hans"/>
              </w:rPr>
              <w:t>FL</w:t>
            </w:r>
            <w:r>
              <w:rPr>
                <w:rFonts w:hint="eastAsia" w:ascii="Times New Roman" w:hAnsi="Times New Roman"/>
                <w:sz w:val="24"/>
                <w:lang w:val="en-US" w:eastAsia="zh-Hans"/>
              </w:rPr>
              <w:t>中每个流的最初路径</w:t>
            </w:r>
            <w:r>
              <w:rPr>
                <w:rFonts w:hint="eastAsia"/>
                <w:sz w:val="24"/>
                <w:lang w:val="en-US" w:eastAsia="zh-Hans"/>
              </w:rPr>
              <w:t>和传输时间</w:t>
            </w:r>
            <w:r>
              <w:rPr>
                <w:rFonts w:hint="default"/>
                <w:sz w:val="24"/>
                <w:lang w:eastAsia="zh-Hans"/>
              </w:rPr>
              <w:t>，</w:t>
            </w:r>
            <w:r>
              <w:rPr>
                <w:rFonts w:hint="eastAsia"/>
                <w:sz w:val="24"/>
                <w:lang w:val="en-US" w:eastAsia="zh-Hans"/>
              </w:rPr>
              <w:t>恢复</w:t>
            </w:r>
            <w:r>
              <w:rPr>
                <w:rFonts w:hint="default" w:ascii="Times New Roman" w:hAnsi="Times New Roman"/>
                <w:sz w:val="24"/>
                <w:lang w:eastAsia="zh-Hans"/>
              </w:rPr>
              <w:t>u[f][e]</w:t>
            </w:r>
            <w:r>
              <w:rPr>
                <w:rFonts w:hint="eastAsia" w:ascii="Times New Roman" w:hAnsi="Times New Roman"/>
                <w:sz w:val="24"/>
                <w:lang w:val="en-US" w:eastAsia="zh-Hans"/>
              </w:rPr>
              <w:t>和</w:t>
            </w:r>
            <w:r>
              <w:rPr>
                <w:rFonts w:hint="default" w:ascii="Times New Roman" w:hAnsi="Times New Roman"/>
                <w:sz w:val="24"/>
                <w:lang w:eastAsia="zh-Hans"/>
              </w:rPr>
              <w:t>t[f][e]</w:t>
            </w:r>
            <w:r>
              <w:rPr>
                <w:rFonts w:hint="default"/>
                <w:sz w:val="24"/>
                <w:lang w:eastAsia="zh-Hans"/>
              </w:rPr>
              <w:t>；</w:t>
            </w:r>
          </w:p>
          <w:p>
            <w:pPr>
              <w:ind w:left="240" w:hanging="240" w:hangingChars="100"/>
              <w:rPr>
                <w:rFonts w:hint="default" w:ascii="Times New Roman" w:hAnsi="DejaVu Math TeX Gyre" w:cs="Times New Roman"/>
                <w:i w:val="0"/>
                <w:iCs/>
              </w:rPr>
            </w:pPr>
            <w:r>
              <w:rPr>
                <w:rFonts w:hint="default" w:hAnsi="DejaVu Math TeX Gyre" w:cs="Times New Roman"/>
                <w:i w:val="0"/>
                <w:iCs/>
              </w:rPr>
              <w:t>17</w:t>
            </w:r>
            <w:r>
              <w:rPr>
                <w:rFonts w:hint="default" w:ascii="Times New Roman" w:hAnsi="DejaVu Math TeX Gyre" w:cs="Times New Roman"/>
                <w:i w:val="0"/>
                <w:iCs/>
              </w:rPr>
              <w:t xml:space="preserve">:   </w:t>
            </w:r>
            <w:r>
              <w:rPr>
                <w:rFonts w:hint="eastAsia"/>
                <w:sz w:val="24"/>
                <w:lang w:val="en-US" w:eastAsia="zh-Hans"/>
              </w:rPr>
              <w:t>将</w:t>
            </w:r>
            <w:r>
              <w:rPr>
                <w:rFonts w:hint="eastAsia" w:ascii="Times New Roman" w:hAnsi="Times New Roman"/>
                <w:sz w:val="24"/>
                <w:lang w:val="en-US" w:eastAsia="zh-Hans"/>
              </w:rPr>
              <w:t>流集合FL中的每个流加入闭集close</w:t>
            </w:r>
            <w:r>
              <w:rPr>
                <w:rFonts w:hint="default"/>
                <w:sz w:val="24"/>
                <w:lang w:eastAsia="zh-Hans"/>
              </w:rPr>
              <w:t>；</w:t>
            </w:r>
          </w:p>
          <w:p>
            <w:pPr>
              <w:ind w:left="240" w:hanging="240" w:hangingChars="100"/>
              <w:rPr>
                <w:rFonts w:hint="default" w:ascii="Times New Roman" w:hAnsi="DejaVu Math TeX Gyre" w:cs="Times New Roman"/>
                <w:i w:val="0"/>
                <w:iCs/>
              </w:rPr>
            </w:pPr>
            <w:r>
              <w:rPr>
                <w:rFonts w:hint="default" w:hAnsi="DejaVu Math TeX Gyre" w:cs="Times New Roman"/>
                <w:i w:val="0"/>
                <w:iCs/>
              </w:rPr>
              <w:t>18</w:t>
            </w:r>
            <w:r>
              <w:rPr>
                <w:rFonts w:hint="default" w:ascii="Times New Roman" w:hAnsi="DejaVu Math TeX Gyre" w:cs="Times New Roman"/>
                <w:i w:val="0"/>
                <w:iCs/>
              </w:rPr>
              <w:t>:   Result=</w:t>
            </w:r>
            <w:r>
              <w:rPr>
                <w:rFonts w:hint="default" w:eastAsia="宋体" w:cs="Times New Roman"/>
                <w:lang w:eastAsia="zh-CN"/>
              </w:rPr>
              <w:t>“</w:t>
            </w:r>
            <w:r>
              <w:rPr>
                <w:rFonts w:hint="eastAsia" w:eastAsia="宋体" w:cs="Times New Roman"/>
                <w:lang w:val="en-US" w:eastAsia="zh-Hans"/>
              </w:rPr>
              <w:t>重配置失败</w:t>
            </w:r>
            <w:r>
              <w:rPr>
                <w:rFonts w:hint="default" w:eastAsia="宋体" w:cs="Times New Roman"/>
                <w:i w:val="0"/>
                <w:iCs w:val="0"/>
              </w:rPr>
              <w:t>”</w:t>
            </w:r>
            <w:r>
              <w:rPr>
                <w:rFonts w:hint="default" w:ascii="Times New Roman" w:hAnsi="DejaVu Math TeX Gyre" w:cs="Times New Roman"/>
                <w:i w:val="0"/>
                <w:iCs/>
              </w:rPr>
              <w:t>;</w:t>
            </w:r>
          </w:p>
          <w:p>
            <w:pPr>
              <w:ind w:left="240" w:hanging="240" w:hangingChars="100"/>
              <w:rPr>
                <w:rFonts w:hint="default" w:ascii="Times New Roman" w:hAnsi="DejaVu Math TeX Gyre" w:cs="Times New Roman"/>
                <w:i w:val="0"/>
                <w:iCs/>
              </w:rPr>
            </w:pPr>
            <w:r>
              <w:rPr>
                <w:rFonts w:hint="default" w:hAnsi="DejaVu Math TeX Gyre" w:cs="Times New Roman"/>
                <w:i w:val="0"/>
                <w:iCs/>
              </w:rPr>
              <w:t>19</w:t>
            </w:r>
            <w:r>
              <w:rPr>
                <w:rFonts w:hint="default" w:ascii="Times New Roman" w:hAnsi="DejaVu Math TeX Gyre" w:cs="Times New Roman"/>
                <w:i w:val="0"/>
                <w:iCs/>
              </w:rPr>
              <w:t xml:space="preserve">:   </w:t>
            </w:r>
            <w:r>
              <w:rPr>
                <w:rFonts w:hint="eastAsia" w:hAnsi="DejaVu Math TeX Gyre" w:cs="Times New Roman"/>
                <w:i w:val="0"/>
                <w:iCs/>
                <w:lang w:val="en-US" w:eastAsia="zh-Hans"/>
              </w:rPr>
              <w:t>返回</w:t>
            </w:r>
            <w:r>
              <w:rPr>
                <w:rFonts w:hint="default" w:ascii="Times New Roman" w:hAnsi="DejaVu Math TeX Gyre" w:cs="Times New Roman"/>
                <w:i w:val="0"/>
                <w:iCs/>
              </w:rPr>
              <w:t>Result,u[f][e],t[f][e]</w:t>
            </w:r>
            <w:r>
              <w:rPr>
                <w:rFonts w:hint="default" w:hAnsi="DejaVu Math TeX Gyre" w:cs="Times New Roman"/>
                <w:i w:val="0"/>
                <w:iCs/>
              </w:rPr>
              <w:t>；</w:t>
            </w:r>
          </w:p>
          <w:p>
            <w:pPr>
              <w:ind w:left="240" w:hanging="240" w:hangingChars="100"/>
              <w:rPr>
                <w:rFonts w:hint="default" w:ascii="Times New Roman" w:hAnsi="DejaVu Math TeX Gyre" w:cs="Times New Roman"/>
                <w:i w:val="0"/>
                <w:iCs/>
                <w:lang w:eastAsia="zh-CN"/>
              </w:rPr>
            </w:pPr>
            <w:r>
              <w:rPr>
                <w:rFonts w:hint="default" w:hAnsi="DejaVu Math TeX Gyre" w:cs="Times New Roman"/>
                <w:i w:val="0"/>
                <w:iCs/>
              </w:rPr>
              <w:t>20</w:t>
            </w:r>
            <w:r>
              <w:rPr>
                <w:rFonts w:hint="default" w:ascii="Times New Roman" w:hAnsi="DejaVu Math TeX Gyre" w:cs="Times New Roman"/>
                <w:i w:val="0"/>
                <w:iCs/>
              </w:rPr>
              <w:t>:end if</w:t>
            </w:r>
          </w:p>
        </w:tc>
      </w:tr>
    </w:tbl>
    <w:p>
      <w:pPr>
        <w:widowControl w:val="0"/>
        <w:numPr>
          <w:ilvl w:val="0"/>
          <w:numId w:val="0"/>
        </w:numPr>
        <w:spacing w:line="360" w:lineRule="auto"/>
        <w:ind w:firstLine="480" w:firstLineChars="200"/>
        <w:jc w:val="left"/>
        <w:rPr>
          <w:rFonts w:hint="default" w:ascii="Times New Roman" w:hAnsi="Times New Roman"/>
          <w:sz w:val="24"/>
          <w:lang w:eastAsia="zh-Hans"/>
        </w:rPr>
      </w:pPr>
      <w:r>
        <w:rPr>
          <w:rFonts w:hint="eastAsia" w:ascii="Times New Roman" w:hAnsi="Times New Roman"/>
          <w:sz w:val="24"/>
          <w:lang w:val="en-US" w:eastAsia="zh-Hans"/>
        </w:rPr>
        <w:t>在批量重配置算法中</w:t>
      </w:r>
      <w:r>
        <w:rPr>
          <w:rFonts w:hint="default" w:ascii="Times New Roman" w:hAnsi="Times New Roman"/>
          <w:sz w:val="24"/>
          <w:lang w:eastAsia="zh-Hans"/>
        </w:rPr>
        <w:t>，</w:t>
      </w:r>
      <w:r>
        <w:rPr>
          <w:rFonts w:hint="eastAsia" w:ascii="Times New Roman" w:hAnsi="Times New Roman"/>
          <w:sz w:val="24"/>
          <w:lang w:val="en-US" w:eastAsia="zh-Hans"/>
        </w:rPr>
        <w:t>先判断</w:t>
      </w:r>
      <w:r>
        <w:rPr>
          <w:rFonts w:hint="eastAsia" w:eastAsia="宋体" w:cs="Times New Roman"/>
          <w:i w:val="0"/>
          <w:iCs w:val="0"/>
          <w:lang w:val="en-US" w:eastAsia="zh-Hans"/>
        </w:rPr>
        <w:t>调度的流数量是否为K的倍数</w:t>
      </w:r>
      <w:r>
        <w:rPr>
          <w:rFonts w:hint="default" w:ascii="Times New Roman" w:hAnsi="Times New Roman"/>
          <w:sz w:val="24"/>
          <w:lang w:eastAsia="zh-Hans"/>
        </w:rPr>
        <w:t>，</w:t>
      </w:r>
      <w:r>
        <w:rPr>
          <w:rFonts w:hint="eastAsia" w:ascii="Times New Roman" w:hAnsi="Times New Roman"/>
          <w:sz w:val="24"/>
          <w:lang w:val="en-US" w:eastAsia="zh-Hans"/>
        </w:rPr>
        <w:t>如果不是</w:t>
      </w:r>
      <w:r>
        <w:rPr>
          <w:rFonts w:hint="default" w:ascii="Times New Roman" w:hAnsi="Times New Roman"/>
          <w:sz w:val="24"/>
          <w:lang w:eastAsia="zh-Hans"/>
        </w:rPr>
        <w:t>，</w:t>
      </w:r>
      <w:r>
        <w:rPr>
          <w:rFonts w:hint="eastAsia" w:ascii="Times New Roman" w:hAnsi="Times New Roman"/>
          <w:sz w:val="24"/>
          <w:lang w:val="en-US" w:eastAsia="zh-Hans"/>
        </w:rPr>
        <w:t>则停止重配置</w:t>
      </w:r>
      <w:r>
        <w:rPr>
          <w:rFonts w:hint="default" w:ascii="Times New Roman" w:hAnsi="Times New Roman"/>
          <w:sz w:val="24"/>
          <w:lang w:eastAsia="zh-Hans"/>
        </w:rPr>
        <w:t>，</w:t>
      </w:r>
      <w:r>
        <w:rPr>
          <w:rFonts w:hint="eastAsia" w:ascii="Times New Roman" w:hAnsi="Times New Roman"/>
          <w:sz w:val="24"/>
          <w:lang w:val="en-US" w:eastAsia="zh-Hans"/>
        </w:rPr>
        <w:t>算法结束</w:t>
      </w:r>
      <w:r>
        <w:rPr>
          <w:rFonts w:hint="default" w:ascii="Times New Roman" w:hAnsi="Times New Roman"/>
          <w:sz w:val="24"/>
          <w:lang w:eastAsia="zh-Hans"/>
        </w:rPr>
        <w:t>。</w:t>
      </w:r>
      <w:r>
        <w:rPr>
          <w:rFonts w:hint="eastAsia" w:ascii="Times New Roman" w:hAnsi="Times New Roman"/>
          <w:sz w:val="24"/>
          <w:lang w:val="en-US" w:eastAsia="zh-Hans"/>
        </w:rPr>
        <w:t>如果是</w:t>
      </w:r>
      <w:r>
        <w:rPr>
          <w:rFonts w:hint="default" w:ascii="Times New Roman" w:hAnsi="Times New Roman"/>
          <w:sz w:val="24"/>
          <w:lang w:eastAsia="zh-Hans"/>
        </w:rPr>
        <w:t>K</w:t>
      </w:r>
      <w:r>
        <w:rPr>
          <w:rFonts w:hint="eastAsia"/>
          <w:sz w:val="24"/>
          <w:lang w:val="en-US" w:eastAsia="zh-Hans"/>
        </w:rPr>
        <w:t>的倍数</w:t>
      </w:r>
      <w:r>
        <w:rPr>
          <w:rFonts w:hint="default" w:ascii="Times New Roman" w:hAnsi="Times New Roman"/>
          <w:sz w:val="24"/>
          <w:lang w:eastAsia="zh-Hans"/>
        </w:rPr>
        <w:t>，</w:t>
      </w:r>
      <w:r>
        <w:rPr>
          <w:rFonts w:hint="eastAsia" w:ascii="Times New Roman" w:hAnsi="Times New Roman"/>
          <w:sz w:val="24"/>
          <w:lang w:val="en-US" w:eastAsia="zh-Hans"/>
        </w:rPr>
        <w:t>则继续进行重配置算法</w:t>
      </w:r>
      <w:r>
        <w:rPr>
          <w:rFonts w:hint="default" w:ascii="Times New Roman" w:hAnsi="Times New Roman"/>
          <w:sz w:val="24"/>
          <w:lang w:eastAsia="zh-Hans"/>
        </w:rPr>
        <w:t>。</w:t>
      </w:r>
      <w:r>
        <w:rPr>
          <w:rFonts w:hint="eastAsia" w:ascii="Times New Roman" w:hAnsi="Times New Roman"/>
          <w:sz w:val="24"/>
          <w:lang w:val="en-US" w:eastAsia="zh-Hans"/>
        </w:rPr>
        <w:t>先选出网络中负载最高的流</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maxROI</m:t>
            </m:r>
            <m:ctrlPr>
              <w:rPr>
                <w:rFonts w:ascii="DejaVu Math TeX Gyre" w:hAnsi="DejaVu Math TeX Gyre" w:cs="Times New Roman"/>
                <w:i w:val="0"/>
                <w:iCs/>
              </w:rPr>
            </m:ctrlPr>
          </m:sub>
        </m:sSub>
      </m:oMath>
      <w:r>
        <w:rPr>
          <w:rFonts w:hint="default" w:ascii="Times New Roman" w:hAnsi="Times New Roman"/>
          <w:sz w:val="24"/>
          <w:lang w:eastAsia="zh-Hans"/>
        </w:rPr>
        <w:t>，</w:t>
      </w:r>
      <w:r>
        <w:rPr>
          <w:rFonts w:hint="eastAsia" w:ascii="Times New Roman" w:hAnsi="Times New Roman"/>
          <w:sz w:val="24"/>
          <w:lang w:val="en-US" w:eastAsia="zh-Hans"/>
        </w:rPr>
        <w:t>然后选出和流</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rPr>
              <m:t>f</m:t>
            </m:r>
            <m:ctrlPr>
              <w:rPr>
                <w:rFonts w:ascii="DejaVu Math TeX Gyre" w:hAnsi="DejaVu Math TeX Gyre" w:cs="Times New Roman"/>
                <w:i w:val="0"/>
                <w:iCs/>
              </w:rPr>
            </m:ctrlPr>
          </m:e>
          <m:sub>
            <m:r>
              <m:rPr>
                <m:sty m:val="p"/>
              </m:rPr>
              <w:rPr>
                <w:rFonts w:hint="default" w:ascii="DejaVu Math TeX Gyre" w:hAnsi="DejaVu Math TeX Gyre" w:cs="Times New Roman"/>
              </w:rPr>
              <m:t>maxROI</m:t>
            </m:r>
            <m:ctrlPr>
              <w:rPr>
                <w:rFonts w:ascii="DejaVu Math TeX Gyre" w:hAnsi="DejaVu Math TeX Gyre" w:cs="Times New Roman"/>
                <w:i w:val="0"/>
                <w:iCs/>
              </w:rPr>
            </m:ctrlPr>
          </m:sub>
        </m:sSub>
      </m:oMath>
      <w:r>
        <w:rPr>
          <w:rFonts w:hint="eastAsia" w:ascii="Times New Roman" w:hAnsi="Times New Roman"/>
          <w:sz w:val="24"/>
          <w:lang w:val="en-US" w:eastAsia="zh-Hans"/>
        </w:rPr>
        <w:t>相关性最高的M</w:t>
      </w:r>
      <w:r>
        <w:rPr>
          <w:rFonts w:hint="default" w:ascii="Times New Roman" w:hAnsi="Times New Roman"/>
          <w:sz w:val="24"/>
          <w:lang w:eastAsia="zh-Hans"/>
        </w:rPr>
        <w:t>-1</w:t>
      </w:r>
      <w:r>
        <w:rPr>
          <w:rFonts w:hint="eastAsia" w:ascii="Times New Roman" w:hAnsi="Times New Roman"/>
          <w:sz w:val="24"/>
          <w:lang w:val="en-US" w:eastAsia="zh-Hans"/>
        </w:rPr>
        <w:t>个流</w:t>
      </w:r>
      <w:r>
        <w:rPr>
          <w:rFonts w:hint="default" w:ascii="Times New Roman" w:hAnsi="Times New Roman"/>
          <w:sz w:val="24"/>
          <w:lang w:eastAsia="zh-Hans"/>
        </w:rPr>
        <w:t>，</w:t>
      </w:r>
      <w:r>
        <w:rPr>
          <w:rFonts w:hint="eastAsia" w:ascii="Times New Roman" w:hAnsi="Times New Roman"/>
          <w:sz w:val="24"/>
          <w:lang w:val="en-US" w:eastAsia="zh-Hans"/>
        </w:rPr>
        <w:t>共同组成流集合FL</w:t>
      </w:r>
      <w:r>
        <w:rPr>
          <w:rFonts w:hint="default" w:ascii="Times New Roman" w:hAnsi="Times New Roman"/>
          <w:sz w:val="24"/>
          <w:lang w:eastAsia="zh-Hans"/>
        </w:rPr>
        <w:t>。</w:t>
      </w:r>
      <w:r>
        <w:rPr>
          <w:rFonts w:hint="eastAsia" w:ascii="Times New Roman" w:hAnsi="Times New Roman"/>
          <w:sz w:val="24"/>
          <w:lang w:val="en-US" w:eastAsia="zh-Hans"/>
        </w:rPr>
        <w:t>释放流集合FL中所有流占据的链路和时间资源</w:t>
      </w:r>
      <w:r>
        <w:rPr>
          <w:rFonts w:hint="default" w:ascii="Times New Roman" w:hAnsi="Times New Roman"/>
          <w:sz w:val="24"/>
          <w:lang w:eastAsia="zh-Hans"/>
        </w:rPr>
        <w:t>，</w:t>
      </w:r>
      <w:r>
        <w:rPr>
          <w:rFonts w:hint="eastAsia"/>
          <w:sz w:val="24"/>
          <w:lang w:val="en-US" w:eastAsia="zh-Hans"/>
        </w:rPr>
        <w:t>并根据新的路径选择标准</w:t>
      </w:r>
      <w:r>
        <w:rPr>
          <w:rFonts w:hint="default"/>
          <w:sz w:val="24"/>
          <w:lang w:eastAsia="zh-Hans"/>
        </w:rPr>
        <w:t>，</w:t>
      </w:r>
      <w:r>
        <w:rPr>
          <w:rFonts w:hint="eastAsia" w:ascii="Times New Roman" w:hAnsi="Times New Roman" w:cs="Times New Roman"/>
          <w:i w:val="0"/>
          <w:iCs/>
          <w:sz w:val="24"/>
          <w:lang w:val="en-US" w:eastAsia="zh-Hans"/>
        </w:rPr>
        <w:t>为流集合FL中的每个流</w:t>
      </w:r>
      <w:r>
        <w:rPr>
          <w:rFonts w:hint="eastAsia" w:ascii="Times New Roman" w:hAnsi="Times New Roman"/>
          <w:sz w:val="24"/>
          <w:lang w:val="en-US" w:eastAsia="zh-Hans"/>
        </w:rPr>
        <w:t>重新计算路径R</w:t>
      </w:r>
      <w:r>
        <w:rPr>
          <w:rFonts w:hint="default" w:ascii="Times New Roman" w:hAnsi="Times New Roman"/>
          <w:sz w:val="24"/>
          <w:lang w:eastAsia="zh-Hans"/>
        </w:rPr>
        <w:t>。</w:t>
      </w:r>
      <w:r>
        <w:rPr>
          <w:rFonts w:hint="eastAsia" w:ascii="Times New Roman" w:hAnsi="Times New Roman"/>
          <w:sz w:val="24"/>
          <w:lang w:val="en-US" w:eastAsia="zh-Hans"/>
        </w:rPr>
        <w:t>之后</w:t>
      </w:r>
      <w:r>
        <w:rPr>
          <w:rFonts w:hint="default" w:ascii="Times New Roman" w:hAnsi="Times New Roman"/>
          <w:sz w:val="24"/>
          <w:lang w:eastAsia="zh-Hans"/>
        </w:rPr>
        <w:t>，</w:t>
      </w:r>
      <w:r>
        <w:rPr>
          <w:rFonts w:hint="eastAsia" w:ascii="Times New Roman" w:hAnsi="Times New Roman"/>
          <w:sz w:val="24"/>
          <w:lang w:val="en-US" w:eastAsia="zh-Hans"/>
        </w:rPr>
        <w:t>将流集合FL以及它们对应的路径R传入求解器</w:t>
      </w:r>
      <w:r>
        <w:rPr>
          <w:rFonts w:hint="default" w:ascii="Times New Roman" w:hAnsi="Times New Roman"/>
          <w:sz w:val="24"/>
          <w:lang w:eastAsia="zh-Hans"/>
        </w:rPr>
        <w:t>，</w:t>
      </w:r>
      <w:r>
        <w:rPr>
          <w:rFonts w:hint="eastAsia" w:ascii="Times New Roman" w:hAnsi="Times New Roman"/>
          <w:sz w:val="24"/>
          <w:lang w:val="en-US" w:eastAsia="zh-Hans"/>
        </w:rPr>
        <w:t>根据改进的约束条件和优化目标</w:t>
      </w:r>
      <w:r>
        <w:rPr>
          <w:rFonts w:hint="default" w:ascii="Times New Roman" w:hAnsi="Times New Roman"/>
          <w:sz w:val="24"/>
          <w:lang w:eastAsia="zh-Hans"/>
        </w:rPr>
        <w:t>，</w:t>
      </w:r>
      <w:r>
        <w:rPr>
          <w:rFonts w:hint="eastAsia" w:ascii="Times New Roman" w:hAnsi="Times New Roman"/>
          <w:sz w:val="24"/>
          <w:lang w:val="en-US" w:eastAsia="zh-Hans"/>
        </w:rPr>
        <w:t>来对流集合FL中的流重新计算传输时间</w:t>
      </w:r>
      <w:r>
        <w:rPr>
          <w:rFonts w:hint="default" w:ascii="Times New Roman" w:hAnsi="Times New Roman"/>
          <w:sz w:val="24"/>
          <w:lang w:eastAsia="zh-Hans"/>
        </w:rPr>
        <w:t>。</w:t>
      </w:r>
      <w:r>
        <w:rPr>
          <w:rFonts w:hint="eastAsia" w:ascii="Times New Roman" w:hAnsi="Times New Roman"/>
          <w:sz w:val="24"/>
          <w:lang w:val="en-US" w:eastAsia="zh-Hans"/>
        </w:rPr>
        <w:t>如果存在满足约束的解</w:t>
      </w:r>
      <w:r>
        <w:rPr>
          <w:rFonts w:hint="default" w:ascii="Times New Roman" w:hAnsi="Times New Roman"/>
          <w:sz w:val="24"/>
          <w:lang w:eastAsia="zh-Hans"/>
        </w:rPr>
        <w:t>，</w:t>
      </w:r>
      <w:r>
        <w:rPr>
          <w:rFonts w:hint="eastAsia" w:ascii="Times New Roman" w:hAnsi="Times New Roman"/>
          <w:sz w:val="24"/>
          <w:lang w:val="en-US" w:eastAsia="zh-Hans"/>
        </w:rPr>
        <w:t>则得到流集合FL中每个流的开始传输时间</w:t>
      </w:r>
      <w:r>
        <w:rPr>
          <w:rFonts w:hint="eastAsia"/>
          <w:sz w:val="24"/>
          <w:lang w:val="en-US" w:eastAsia="zh-Hans"/>
        </w:rPr>
        <w:t>SST</w:t>
      </w:r>
      <w:r>
        <w:rPr>
          <w:rFonts w:hint="default" w:ascii="Times New Roman" w:hAnsi="Times New Roman"/>
          <w:sz w:val="24"/>
          <w:lang w:eastAsia="zh-Hans"/>
        </w:rPr>
        <w:t>，</w:t>
      </w:r>
      <w:r>
        <w:rPr>
          <w:rFonts w:hint="eastAsia" w:ascii="Times New Roman" w:hAnsi="Times New Roman"/>
          <w:sz w:val="24"/>
          <w:lang w:val="en-US" w:eastAsia="zh-Hans"/>
        </w:rPr>
        <w:t>将计算出的路径和时间记录在</w:t>
      </w:r>
      <w:r>
        <w:rPr>
          <w:rFonts w:hint="default" w:ascii="Times New Roman" w:hAnsi="Times New Roman"/>
          <w:sz w:val="24"/>
          <w:lang w:eastAsia="zh-Hans"/>
        </w:rPr>
        <w:t>u[f][e]</w:t>
      </w:r>
      <w:r>
        <w:rPr>
          <w:rFonts w:hint="eastAsia" w:ascii="Times New Roman" w:hAnsi="Times New Roman"/>
          <w:sz w:val="24"/>
          <w:lang w:val="en-US" w:eastAsia="zh-Hans"/>
        </w:rPr>
        <w:t>表和</w:t>
      </w:r>
      <w:r>
        <w:rPr>
          <w:rFonts w:hint="default" w:ascii="Times New Roman" w:hAnsi="Times New Roman"/>
          <w:sz w:val="24"/>
          <w:lang w:eastAsia="zh-Hans"/>
        </w:rPr>
        <w:t>t[f][e]</w:t>
      </w:r>
      <w:r>
        <w:rPr>
          <w:rFonts w:hint="eastAsia" w:ascii="Times New Roman" w:hAnsi="Times New Roman"/>
          <w:sz w:val="24"/>
          <w:lang w:val="en-US" w:eastAsia="zh-Hans"/>
        </w:rPr>
        <w:t>表中</w:t>
      </w:r>
      <w:r>
        <w:rPr>
          <w:rFonts w:hint="default"/>
          <w:sz w:val="24"/>
          <w:lang w:eastAsia="zh-Hans"/>
        </w:rPr>
        <w:t>。</w:t>
      </w:r>
      <w:r>
        <w:rPr>
          <w:rFonts w:hint="eastAsia" w:ascii="Times New Roman" w:hAnsi="Times New Roman"/>
          <w:sz w:val="24"/>
          <w:lang w:val="en-US" w:eastAsia="zh-Hans"/>
        </w:rPr>
        <w:t>然后</w:t>
      </w:r>
      <w:r>
        <w:rPr>
          <w:rFonts w:hint="eastAsia"/>
          <w:sz w:val="24"/>
          <w:lang w:val="en-US" w:eastAsia="zh-Hans"/>
        </w:rPr>
        <w:t>将</w:t>
      </w:r>
      <w:r>
        <w:rPr>
          <w:rFonts w:hint="eastAsia" w:ascii="Times New Roman" w:hAnsi="Times New Roman"/>
          <w:sz w:val="24"/>
          <w:lang w:val="en-US" w:eastAsia="zh-Hans"/>
        </w:rPr>
        <w:t>流集合FL中的每个流加入闭集close</w:t>
      </w:r>
      <w:r>
        <w:rPr>
          <w:rFonts w:hint="default" w:ascii="Times New Roman" w:hAnsi="Times New Roman"/>
          <w:sz w:val="24"/>
          <w:lang w:eastAsia="zh-Hans"/>
        </w:rPr>
        <w:t>，</w:t>
      </w:r>
      <w:r>
        <w:rPr>
          <w:rFonts w:hint="eastAsia" w:ascii="Times New Roman" w:hAnsi="Times New Roman"/>
          <w:sz w:val="24"/>
          <w:lang w:val="en-US" w:eastAsia="zh-Hans"/>
        </w:rPr>
        <w:t>之后再次选择</w:t>
      </w:r>
      <w:r>
        <w:rPr>
          <w:rFonts w:hint="eastAsia"/>
          <w:sz w:val="24"/>
          <w:lang w:val="en-US" w:eastAsia="zh-Hans"/>
        </w:rPr>
        <w:t>重配置的</w:t>
      </w:r>
      <w:r>
        <w:rPr>
          <w:rFonts w:hint="eastAsia" w:ascii="Times New Roman" w:hAnsi="Times New Roman"/>
          <w:sz w:val="24"/>
          <w:lang w:val="en-US" w:eastAsia="zh-Hans"/>
        </w:rPr>
        <w:t>流时</w:t>
      </w:r>
      <w:r>
        <w:rPr>
          <w:rFonts w:hint="default" w:ascii="Times New Roman" w:hAnsi="Times New Roman"/>
          <w:sz w:val="24"/>
          <w:lang w:eastAsia="zh-Hans"/>
        </w:rPr>
        <w:t>，</w:t>
      </w:r>
      <w:r>
        <w:rPr>
          <w:rFonts w:hint="eastAsia" w:ascii="Times New Roman" w:hAnsi="Times New Roman"/>
          <w:sz w:val="24"/>
          <w:lang w:val="en-US" w:eastAsia="zh-Hans"/>
        </w:rPr>
        <w:t>不会再</w:t>
      </w:r>
      <w:r>
        <w:rPr>
          <w:rFonts w:hint="eastAsia"/>
          <w:sz w:val="24"/>
          <w:lang w:val="en-US" w:eastAsia="zh-Hans"/>
        </w:rPr>
        <w:t>选择</w:t>
      </w:r>
      <w:r>
        <w:rPr>
          <w:rFonts w:hint="eastAsia" w:ascii="Times New Roman" w:hAnsi="Times New Roman"/>
          <w:sz w:val="24"/>
          <w:lang w:val="en-US" w:eastAsia="zh-Hans"/>
        </w:rPr>
        <w:t>到闭集close中的流</w:t>
      </w:r>
      <w:r>
        <w:rPr>
          <w:rFonts w:hint="default"/>
          <w:sz w:val="24"/>
          <w:lang w:eastAsia="zh-Hans"/>
        </w:rPr>
        <w:t>，</w:t>
      </w:r>
      <w:r>
        <w:rPr>
          <w:rFonts w:hint="eastAsia" w:ascii="Times New Roman" w:hAnsi="Times New Roman"/>
          <w:sz w:val="24"/>
          <w:lang w:val="en-US" w:eastAsia="zh-Hans"/>
        </w:rPr>
        <w:t>并返回调度成功的结果</w:t>
      </w:r>
      <w:r>
        <w:rPr>
          <w:rFonts w:hint="default" w:ascii="Times New Roman" w:hAnsi="Times New Roman"/>
          <w:sz w:val="24"/>
          <w:lang w:eastAsia="zh-Hans"/>
        </w:rPr>
        <w:t>。</w:t>
      </w:r>
      <w:r>
        <w:rPr>
          <w:rFonts w:hint="eastAsia" w:ascii="Times New Roman" w:hAnsi="Times New Roman"/>
          <w:sz w:val="24"/>
          <w:lang w:val="en-US" w:eastAsia="zh-Hans"/>
        </w:rPr>
        <w:t>如果不存在满足约束的解</w:t>
      </w:r>
      <w:r>
        <w:rPr>
          <w:rFonts w:hint="default" w:ascii="Times New Roman" w:hAnsi="Times New Roman"/>
          <w:sz w:val="24"/>
          <w:lang w:eastAsia="zh-Hans"/>
        </w:rPr>
        <w:t>，</w:t>
      </w:r>
      <w:r>
        <w:rPr>
          <w:rFonts w:hint="eastAsia" w:ascii="Times New Roman" w:hAnsi="Times New Roman"/>
          <w:sz w:val="24"/>
          <w:lang w:val="en-US" w:eastAsia="zh-Hans"/>
        </w:rPr>
        <w:t>则恢复流集合</w:t>
      </w:r>
      <w:r>
        <w:rPr>
          <w:rFonts w:hint="default" w:ascii="Times New Roman" w:hAnsi="Times New Roman"/>
          <w:sz w:val="24"/>
          <w:lang w:eastAsia="zh-Hans"/>
        </w:rPr>
        <w:t>FL</w:t>
      </w:r>
      <w:r>
        <w:rPr>
          <w:rFonts w:hint="eastAsia" w:ascii="Times New Roman" w:hAnsi="Times New Roman"/>
          <w:sz w:val="24"/>
          <w:lang w:val="en-US" w:eastAsia="zh-Hans"/>
        </w:rPr>
        <w:t>中每个流的最初路径</w:t>
      </w:r>
      <w:r>
        <w:rPr>
          <w:rFonts w:hint="eastAsia"/>
          <w:sz w:val="24"/>
          <w:lang w:val="en-US" w:eastAsia="zh-Hans"/>
        </w:rPr>
        <w:t>和传输时间</w:t>
      </w:r>
      <w:r>
        <w:rPr>
          <w:rFonts w:hint="default" w:ascii="Times New Roman" w:hAnsi="Times New Roman"/>
          <w:sz w:val="24"/>
          <w:lang w:eastAsia="zh-Hans"/>
        </w:rPr>
        <w:t>，</w:t>
      </w:r>
      <w:r>
        <w:rPr>
          <w:rFonts w:hint="eastAsia" w:ascii="Times New Roman" w:hAnsi="Times New Roman"/>
          <w:sz w:val="24"/>
          <w:lang w:val="en-US" w:eastAsia="zh-Hans"/>
        </w:rPr>
        <w:t>并且恢复它们在</w:t>
      </w:r>
      <w:r>
        <w:rPr>
          <w:rFonts w:hint="default" w:ascii="Times New Roman" w:hAnsi="Times New Roman"/>
          <w:sz w:val="24"/>
          <w:lang w:eastAsia="zh-Hans"/>
        </w:rPr>
        <w:t>u[f][e]</w:t>
      </w:r>
      <w:r>
        <w:rPr>
          <w:rFonts w:hint="eastAsia" w:ascii="Times New Roman" w:hAnsi="Times New Roman"/>
          <w:sz w:val="24"/>
          <w:lang w:val="en-US" w:eastAsia="zh-Hans"/>
        </w:rPr>
        <w:t>表和</w:t>
      </w:r>
      <w:r>
        <w:rPr>
          <w:rFonts w:hint="default" w:ascii="Times New Roman" w:hAnsi="Times New Roman"/>
          <w:sz w:val="24"/>
          <w:lang w:eastAsia="zh-Hans"/>
        </w:rPr>
        <w:t>t[f][e]</w:t>
      </w:r>
      <w:r>
        <w:rPr>
          <w:rFonts w:hint="eastAsia" w:ascii="Times New Roman" w:hAnsi="Times New Roman"/>
          <w:sz w:val="24"/>
          <w:lang w:val="en-US" w:eastAsia="zh-Hans"/>
        </w:rPr>
        <w:t>表中对应位置的值</w:t>
      </w:r>
      <w:r>
        <w:rPr>
          <w:rFonts w:hint="default" w:ascii="Times New Roman" w:hAnsi="Times New Roman"/>
          <w:sz w:val="24"/>
          <w:lang w:eastAsia="zh-Hans"/>
        </w:rPr>
        <w:t>，</w:t>
      </w:r>
      <w:r>
        <w:rPr>
          <w:rFonts w:hint="eastAsia" w:ascii="Times New Roman" w:hAnsi="Times New Roman"/>
          <w:sz w:val="24"/>
          <w:lang w:val="en-US" w:eastAsia="zh-Hans"/>
        </w:rPr>
        <w:t>并且流集合FL中的每个流加入闭集close</w:t>
      </w:r>
      <w:r>
        <w:rPr>
          <w:rFonts w:hint="default" w:ascii="Times New Roman" w:hAnsi="Times New Roman"/>
          <w:sz w:val="24"/>
          <w:lang w:eastAsia="zh-Hans"/>
        </w:rPr>
        <w:t>。</w:t>
      </w:r>
    </w:p>
    <w:p>
      <w:pPr>
        <w:widowControl w:val="0"/>
        <w:numPr>
          <w:ilvl w:val="0"/>
          <w:numId w:val="0"/>
        </w:numPr>
        <w:spacing w:line="360" w:lineRule="auto"/>
        <w:ind w:firstLine="420" w:firstLineChars="0"/>
        <w:jc w:val="left"/>
        <w:rPr>
          <w:rFonts w:hint="default" w:ascii="Times New Roman" w:hAnsi="Times New Roman"/>
          <w:sz w:val="24"/>
          <w:lang w:eastAsia="zh-Hans"/>
        </w:rPr>
      </w:pPr>
      <w:r>
        <w:rPr>
          <w:rFonts w:hint="eastAsia" w:ascii="Times New Roman" w:hAnsi="Times New Roman"/>
          <w:sz w:val="24"/>
          <w:lang w:val="en-US" w:eastAsia="zh-Hans"/>
        </w:rPr>
        <w:t>以下解释批量重配置算法中</w:t>
      </w:r>
      <w:r>
        <w:rPr>
          <w:rFonts w:hint="eastAsia"/>
          <w:sz w:val="24"/>
          <w:lang w:val="en-US" w:eastAsia="zh-Hans"/>
        </w:rPr>
        <w:t>的一些细节</w:t>
      </w:r>
      <w:r>
        <w:rPr>
          <w:rFonts w:hint="default" w:ascii="Times New Roman" w:hAnsi="Times New Roman"/>
          <w:sz w:val="24"/>
          <w:lang w:eastAsia="zh-Hans"/>
        </w:rPr>
        <w:t>：</w:t>
      </w:r>
    </w:p>
    <w:p>
      <w:pPr>
        <w:spacing w:before="156" w:beforeLines="50" w:line="360" w:lineRule="auto"/>
        <w:ind w:right="480" w:rightChars="200" w:firstLine="480" w:firstLineChars="200"/>
        <w:jc w:val="left"/>
        <w:rPr>
          <w:rFonts w:hint="default" w:ascii="Times New Roman" w:hAnsi="Times New Roman" w:eastAsiaTheme="minorEastAsia"/>
          <w:sz w:val="24"/>
          <w:lang w:val="en-US" w:eastAsia="zh-Hans"/>
        </w:rPr>
      </w:pPr>
      <w:r>
        <w:rPr>
          <w:rFonts w:hint="default" w:ascii="Times New Roman" w:hAnsi="Times New Roman"/>
          <w:sz w:val="24"/>
          <w:lang w:eastAsia="zh-Hans"/>
        </w:rPr>
        <w:t>1）</w:t>
      </w:r>
      <w:r>
        <w:rPr>
          <w:rFonts w:hint="eastAsia" w:cs="Times New Roman"/>
          <w:i w:val="0"/>
          <w:iCs/>
          <w:sz w:val="24"/>
          <w:lang w:val="en-US" w:eastAsia="zh-Hans"/>
        </w:rPr>
        <w:t>计算网络中负载最高的流</w:t>
      </w:r>
    </w:p>
    <w:p>
      <w:pPr>
        <w:spacing w:before="156" w:beforeLines="50" w:line="360" w:lineRule="auto"/>
        <w:ind w:right="480" w:rightChars="200" w:firstLine="480" w:firstLineChars="200"/>
        <w:jc w:val="left"/>
        <w:rPr>
          <w:rFonts w:hint="default" w:ascii="Times New Roman" w:hAnsi="Times New Roman"/>
          <w:sz w:val="24"/>
          <w:lang w:eastAsia="zh-Hans"/>
        </w:rPr>
      </w:pPr>
      <w:r>
        <w:rPr>
          <w:rFonts w:hint="eastAsia" w:ascii="Times New Roman" w:hAnsi="Times New Roman"/>
          <w:sz w:val="24"/>
          <w:lang w:val="en-US" w:eastAsia="zh-Hans"/>
        </w:rPr>
        <w:t>本发明</w:t>
      </w:r>
      <w:r>
        <w:rPr>
          <w:rFonts w:hint="default" w:ascii="Times New Roman" w:hAnsi="Times New Roman"/>
          <w:sz w:val="24"/>
          <w:lang w:eastAsia="zh-Hans"/>
        </w:rPr>
        <w:t>提出了资源占用指数ROI来衡量网络中某个流占据链路资源和时间资源的多少。</w:t>
      </w:r>
      <w:r>
        <w:rPr>
          <w:rFonts w:hint="eastAsia" w:ascii="Times New Roman" w:hAnsi="Times New Roman"/>
          <w:sz w:val="24"/>
          <w:lang w:val="en-US" w:eastAsia="zh-Hans"/>
        </w:rPr>
        <w:t>ROI的定义如下所示：</w:t>
      </w:r>
    </w:p>
    <w:p>
      <w:pPr>
        <w:spacing w:before="156" w:beforeLines="50" w:line="360" w:lineRule="auto"/>
        <w:ind w:right="480" w:rightChars="200" w:firstLine="480" w:firstLineChars="200"/>
        <w:jc w:val="center"/>
        <w:rPr>
          <w:rFonts w:hint="default" w:ascii="Times New Roman" w:hAnsi="Times New Roman" w:eastAsia="宋体"/>
          <w:sz w:val="24"/>
          <w:lang w:val="en-US" w:eastAsia="zh-CN"/>
        </w:rPr>
      </w:pPr>
      <m:oMathPara>
        <m:oMath>
          <m:r>
            <m:rPr>
              <m:sty m:val="p"/>
            </m:rPr>
            <w:rPr>
              <w:rFonts w:hint="eastAsia" w:ascii="DejaVu Math TeX Gyre" w:hAnsi="DejaVu Math TeX Gyre" w:cstheme="minorBidi"/>
              <w:kern w:val="2"/>
              <w:sz w:val="24"/>
              <w:szCs w:val="22"/>
              <w:lang w:val="en-US" w:eastAsia="zh-Hans" w:bidi="ar-SA"/>
            </w:rPr>
            <m:t>ROI</m:t>
          </m:r>
          <m:r>
            <m:rPr>
              <m:sty m:val="p"/>
            </m:rPr>
            <w:rPr>
              <w:rFonts w:hint="default" w:ascii="DejaVu Math TeX Gyre" w:hAnsi="DejaVu Math TeX Gyre" w:cstheme="minorBidi"/>
              <w:kern w:val="2"/>
              <w:sz w:val="24"/>
              <w:szCs w:val="22"/>
              <w:lang w:eastAsia="zh-Hans" w:bidi="ar-SA"/>
            </w:rPr>
            <m:t>=</m:t>
          </m:r>
          <m:f>
            <m:fPr>
              <m:ctrlPr>
                <w:rPr>
                  <w:rFonts w:hint="default" w:ascii="DejaVu Math TeX Gyre" w:hAnsi="DejaVu Math TeX Gyre" w:cstheme="minorBidi"/>
                  <w:kern w:val="2"/>
                  <w:sz w:val="24"/>
                  <w:szCs w:val="22"/>
                  <w:lang w:eastAsia="zh-Hans" w:bidi="ar-SA"/>
                </w:rPr>
              </m:ctrlPr>
            </m:fPr>
            <m:num>
              <m:r>
                <m:rPr>
                  <m:sty m:val="p"/>
                </m:rPr>
                <w:rPr>
                  <w:rFonts w:hint="default" w:ascii="DejaVu Math TeX Gyre" w:hAnsi="DejaVu Math TeX Gyre" w:cstheme="minorBidi"/>
                  <w:kern w:val="2"/>
                  <w:sz w:val="24"/>
                  <w:szCs w:val="22"/>
                  <w:lang w:eastAsia="zh-Hans" w:bidi="ar-SA"/>
                </w:rPr>
                <m:t>Length∗ Transmisssion</m:t>
              </m:r>
              <m:ctrlPr>
                <w:rPr>
                  <w:rFonts w:hint="default" w:ascii="DejaVu Math TeX Gyre" w:hAnsi="DejaVu Math TeX Gyre" w:cstheme="minorBidi"/>
                  <w:kern w:val="2"/>
                  <w:sz w:val="24"/>
                  <w:szCs w:val="22"/>
                  <w:lang w:eastAsia="zh-Hans" w:bidi="ar-SA"/>
                </w:rPr>
              </m:ctrlPr>
            </m:num>
            <m:den>
              <m:r>
                <m:rPr>
                  <m:sty m:val="p"/>
                </m:rPr>
                <w:rPr>
                  <w:rFonts w:hint="default" w:ascii="DejaVu Math TeX Gyre" w:hAnsi="DejaVu Math TeX Gyre" w:cstheme="minorBidi"/>
                  <w:kern w:val="2"/>
                  <w:sz w:val="24"/>
                  <w:szCs w:val="22"/>
                  <w:lang w:eastAsia="zh-Hans" w:bidi="ar-SA"/>
                </w:rPr>
                <m:t>Period</m:t>
              </m:r>
              <m:ctrlPr>
                <w:rPr>
                  <w:rFonts w:hint="default" w:ascii="DejaVu Math TeX Gyre" w:hAnsi="DejaVu Math TeX Gyre" w:cstheme="minorBidi"/>
                  <w:kern w:val="2"/>
                  <w:sz w:val="24"/>
                  <w:szCs w:val="22"/>
                  <w:lang w:eastAsia="zh-Hans" w:bidi="ar-SA"/>
                </w:rPr>
              </m:ctrlPr>
            </m:den>
          </m:f>
        </m:oMath>
      </m:oMathPara>
    </w:p>
    <w:p>
      <w:pPr>
        <w:widowControl w:val="0"/>
        <w:numPr>
          <w:ilvl w:val="0"/>
          <w:numId w:val="0"/>
        </w:numPr>
        <w:spacing w:line="360" w:lineRule="auto"/>
        <w:ind w:firstLine="420" w:firstLineChars="0"/>
        <w:jc w:val="left"/>
        <w:rPr>
          <w:rFonts w:hint="default" w:ascii="Times New Roman" w:hAnsi="Times New Roman"/>
          <w:sz w:val="24"/>
          <w:lang w:val="en-US" w:eastAsia="zh-Hans"/>
        </w:rPr>
      </w:pPr>
      <w:r>
        <w:rPr>
          <w:rFonts w:hint="default" w:ascii="Times New Roman" w:hAnsi="Times New Roman"/>
          <w:sz w:val="24"/>
          <w:lang w:val="en-US" w:eastAsia="zh-Hans"/>
        </w:rPr>
        <w:t>其中，L</w:t>
      </w:r>
      <w:r>
        <w:rPr>
          <w:rFonts w:hint="default" w:ascii="Times New Roman" w:hAnsi="Times New Roman"/>
          <w:sz w:val="24"/>
          <w:lang w:eastAsia="zh-Hans"/>
        </w:rPr>
        <w:t>ength</w:t>
      </w:r>
      <w:r>
        <w:rPr>
          <w:rFonts w:hint="default" w:ascii="Times New Roman" w:hAnsi="Times New Roman"/>
          <w:sz w:val="24"/>
          <w:lang w:val="en-US" w:eastAsia="zh-Hans"/>
        </w:rPr>
        <w:t>为流路径跳数，</w:t>
      </w:r>
      <w:r>
        <w:rPr>
          <w:rFonts w:hint="eastAsia" w:ascii="Times New Roman" w:hAnsi="Times New Roman"/>
          <w:sz w:val="24"/>
          <w:lang w:val="en-US" w:eastAsia="zh-Hans"/>
        </w:rPr>
        <w:t>Transmission</w:t>
      </w:r>
      <w:r>
        <w:rPr>
          <w:rFonts w:hint="default" w:ascii="Times New Roman" w:hAnsi="Times New Roman"/>
          <w:sz w:val="24"/>
          <w:lang w:val="en-US" w:eastAsia="zh-Hans"/>
        </w:rPr>
        <w:t>为流</w:t>
      </w:r>
      <w:r>
        <w:rPr>
          <w:rFonts w:hint="eastAsia" w:ascii="Times New Roman" w:hAnsi="Times New Roman"/>
          <w:sz w:val="24"/>
          <w:lang w:val="en-US" w:eastAsia="zh-Hans"/>
        </w:rPr>
        <w:t>在交换机端口的一跳传输时间</w:t>
      </w:r>
      <w:r>
        <w:rPr>
          <w:rFonts w:hint="default" w:ascii="Times New Roman" w:hAnsi="Times New Roman"/>
          <w:sz w:val="24"/>
          <w:lang w:val="en-US" w:eastAsia="zh-Hans"/>
        </w:rPr>
        <w:t>，P</w:t>
      </w:r>
      <w:r>
        <w:rPr>
          <w:rFonts w:hint="default" w:ascii="Times New Roman" w:hAnsi="Times New Roman"/>
          <w:sz w:val="24"/>
          <w:lang w:eastAsia="zh-Hans"/>
        </w:rPr>
        <w:t>eriod</w:t>
      </w:r>
      <w:r>
        <w:rPr>
          <w:rFonts w:hint="default" w:ascii="Times New Roman" w:hAnsi="Times New Roman"/>
          <w:sz w:val="24"/>
          <w:lang w:val="en-US" w:eastAsia="zh-Hans"/>
        </w:rPr>
        <w:t>为流周期。</w:t>
      </w:r>
      <w:r>
        <w:rPr>
          <w:rFonts w:hint="eastAsia" w:ascii="Times New Roman" w:hAnsi="Times New Roman"/>
          <w:sz w:val="24"/>
          <w:lang w:val="en-US" w:eastAsia="zh-Hans"/>
        </w:rPr>
        <w:t>显然</w:t>
      </w:r>
      <w:r>
        <w:rPr>
          <w:rFonts w:hint="default" w:ascii="Times New Roman" w:hAnsi="Times New Roman"/>
          <w:sz w:val="24"/>
          <w:lang w:eastAsia="zh-Hans"/>
        </w:rPr>
        <w:t>，</w:t>
      </w:r>
      <w:r>
        <w:rPr>
          <w:rFonts w:hint="eastAsia" w:ascii="Times New Roman" w:hAnsi="Times New Roman"/>
          <w:sz w:val="24"/>
          <w:lang w:val="en-US" w:eastAsia="zh-Hans"/>
        </w:rPr>
        <w:t>流路径跳数</w:t>
      </w:r>
      <w:r>
        <w:rPr>
          <w:rFonts w:hint="default" w:ascii="Times New Roman" w:hAnsi="Times New Roman"/>
          <w:sz w:val="24"/>
          <w:lang w:val="en-US" w:eastAsia="zh-Hans"/>
        </w:rPr>
        <w:t>L</w:t>
      </w:r>
      <w:r>
        <w:rPr>
          <w:rFonts w:hint="default" w:ascii="Times New Roman" w:hAnsi="Times New Roman"/>
          <w:sz w:val="24"/>
          <w:lang w:eastAsia="zh-Hans"/>
        </w:rPr>
        <w:t>ength</w:t>
      </w:r>
      <w:r>
        <w:rPr>
          <w:rFonts w:hint="eastAsia" w:ascii="Times New Roman" w:hAnsi="Times New Roman"/>
          <w:sz w:val="24"/>
          <w:lang w:val="en-US" w:eastAsia="zh-Hans"/>
        </w:rPr>
        <w:t>越大</w:t>
      </w:r>
      <w:r>
        <w:rPr>
          <w:rFonts w:hint="default" w:ascii="Times New Roman" w:hAnsi="Times New Roman"/>
          <w:sz w:val="24"/>
          <w:lang w:eastAsia="zh-Hans"/>
        </w:rPr>
        <w:t>，</w:t>
      </w:r>
      <w:r>
        <w:rPr>
          <w:rFonts w:hint="eastAsia" w:ascii="Times New Roman" w:hAnsi="Times New Roman"/>
          <w:sz w:val="24"/>
          <w:lang w:val="en-US" w:eastAsia="zh-Hans"/>
        </w:rPr>
        <w:t>占据的链路资源越多</w:t>
      </w:r>
      <w:r>
        <w:rPr>
          <w:rFonts w:hint="default" w:ascii="Times New Roman" w:hAnsi="Times New Roman"/>
          <w:sz w:val="24"/>
          <w:lang w:eastAsia="zh-Hans"/>
        </w:rPr>
        <w:t>。</w:t>
      </w:r>
      <w:r>
        <w:rPr>
          <w:rFonts w:hint="eastAsia" w:ascii="Times New Roman" w:hAnsi="Times New Roman"/>
          <w:sz w:val="24"/>
          <w:lang w:val="en-US" w:eastAsia="zh-Hans"/>
        </w:rPr>
        <w:t>流传输时间Transmission越大</w:t>
      </w:r>
      <w:r>
        <w:rPr>
          <w:rFonts w:hint="default" w:ascii="Times New Roman" w:hAnsi="Times New Roman"/>
          <w:sz w:val="24"/>
          <w:lang w:eastAsia="zh-Hans"/>
        </w:rPr>
        <w:t>，</w:t>
      </w:r>
      <w:r>
        <w:rPr>
          <w:rFonts w:hint="eastAsia" w:ascii="Times New Roman" w:hAnsi="Times New Roman"/>
          <w:sz w:val="24"/>
          <w:lang w:val="en-US" w:eastAsia="zh-Hans"/>
        </w:rPr>
        <w:t>占据的时隙资源越多</w:t>
      </w:r>
      <w:r>
        <w:rPr>
          <w:rFonts w:hint="default" w:ascii="Times New Roman" w:hAnsi="Times New Roman"/>
          <w:sz w:val="24"/>
          <w:lang w:eastAsia="zh-Hans"/>
        </w:rPr>
        <w:t>。</w:t>
      </w:r>
      <w:r>
        <w:rPr>
          <w:rFonts w:hint="eastAsia" w:ascii="Times New Roman" w:hAnsi="Times New Roman"/>
          <w:sz w:val="24"/>
          <w:lang w:val="en-US" w:eastAsia="zh-Hans"/>
        </w:rPr>
        <w:t>而流的周期</w:t>
      </w:r>
      <w:r>
        <w:rPr>
          <w:rFonts w:hint="default" w:ascii="Times New Roman" w:hAnsi="Times New Roman"/>
          <w:sz w:val="24"/>
          <w:lang w:val="en-US" w:eastAsia="zh-Hans"/>
        </w:rPr>
        <w:t>P</w:t>
      </w:r>
      <w:r>
        <w:rPr>
          <w:rFonts w:hint="default" w:ascii="Times New Roman" w:hAnsi="Times New Roman"/>
          <w:sz w:val="24"/>
          <w:lang w:eastAsia="zh-Hans"/>
        </w:rPr>
        <w:t>eriod</w:t>
      </w:r>
      <w:r>
        <w:rPr>
          <w:rFonts w:hint="eastAsia" w:ascii="Times New Roman" w:hAnsi="Times New Roman"/>
          <w:sz w:val="24"/>
          <w:lang w:val="en-US" w:eastAsia="zh-Hans"/>
        </w:rPr>
        <w:t>越小</w:t>
      </w:r>
      <w:r>
        <w:rPr>
          <w:rFonts w:hint="default" w:ascii="Times New Roman" w:hAnsi="Times New Roman"/>
          <w:sz w:val="24"/>
          <w:lang w:eastAsia="zh-Hans"/>
        </w:rPr>
        <w:t>，</w:t>
      </w:r>
      <w:r>
        <w:rPr>
          <w:rFonts w:hint="eastAsia" w:ascii="Times New Roman" w:hAnsi="Times New Roman"/>
          <w:sz w:val="24"/>
          <w:lang w:val="en-US" w:eastAsia="zh-Hans"/>
        </w:rPr>
        <w:t>则流在超周期内传输的次数越多</w:t>
      </w:r>
      <w:r>
        <w:rPr>
          <w:rFonts w:hint="default" w:ascii="Times New Roman" w:hAnsi="Times New Roman"/>
          <w:sz w:val="24"/>
          <w:lang w:eastAsia="zh-Hans"/>
        </w:rPr>
        <w:t>，</w:t>
      </w:r>
      <w:r>
        <w:rPr>
          <w:rFonts w:hint="eastAsia" w:ascii="Times New Roman" w:hAnsi="Times New Roman"/>
          <w:sz w:val="24"/>
          <w:lang w:val="en-US" w:eastAsia="zh-Hans"/>
        </w:rPr>
        <w:t>相应的</w:t>
      </w:r>
      <w:r>
        <w:rPr>
          <w:rFonts w:hint="default" w:ascii="Times New Roman" w:hAnsi="Times New Roman"/>
          <w:sz w:val="24"/>
          <w:lang w:eastAsia="zh-Hans"/>
        </w:rPr>
        <w:t>，</w:t>
      </w:r>
      <w:r>
        <w:rPr>
          <w:rFonts w:hint="eastAsia" w:ascii="Times New Roman" w:hAnsi="Times New Roman"/>
          <w:sz w:val="24"/>
          <w:lang w:val="en-US" w:eastAsia="zh-Hans"/>
        </w:rPr>
        <w:t>占据的链路资源和时间资源就越多</w:t>
      </w:r>
      <w:r>
        <w:rPr>
          <w:rFonts w:hint="default" w:ascii="Times New Roman" w:hAnsi="Times New Roman"/>
          <w:sz w:val="24"/>
          <w:lang w:eastAsia="zh-Hans"/>
        </w:rPr>
        <w:t>。</w:t>
      </w:r>
      <w:r>
        <w:rPr>
          <w:rFonts w:hint="default" w:ascii="Times New Roman" w:hAnsi="Times New Roman"/>
          <w:sz w:val="24"/>
          <w:lang w:val="en-US" w:eastAsia="zh-Hans"/>
        </w:rPr>
        <w:t>因此，ROI值最高的流，就是本网络中占据资源最多的流。</w:t>
      </w:r>
    </w:p>
    <w:p>
      <w:pPr>
        <w:spacing w:before="156" w:beforeLines="50" w:line="360" w:lineRule="auto"/>
        <w:ind w:right="480" w:rightChars="200" w:firstLine="480" w:firstLineChars="200"/>
        <w:jc w:val="left"/>
        <w:rPr>
          <w:rFonts w:hint="default" w:ascii="Times New Roman" w:hAnsi="Times New Roman"/>
          <w:sz w:val="24"/>
          <w:lang w:eastAsia="zh-Hans"/>
        </w:rPr>
      </w:pPr>
      <w:r>
        <w:rPr>
          <w:rFonts w:hint="default" w:ascii="Times New Roman" w:hAnsi="Times New Roman"/>
          <w:sz w:val="24"/>
          <w:lang w:eastAsia="zh-Hans"/>
        </w:rPr>
        <w:t>2）</w:t>
      </w:r>
      <w:r>
        <w:rPr>
          <w:rFonts w:hint="eastAsia"/>
          <w:sz w:val="24"/>
          <w:lang w:val="en-US" w:eastAsia="zh-Hans"/>
        </w:rPr>
        <w:t>计算与负载最高流相关的其他流</w:t>
      </w:r>
    </w:p>
    <w:p>
      <w:pPr>
        <w:spacing w:before="156" w:beforeLines="50" w:line="360" w:lineRule="auto"/>
        <w:ind w:right="480" w:rightChars="200" w:firstLine="480" w:firstLineChars="200"/>
        <w:jc w:val="left"/>
        <w:rPr>
          <w:rFonts w:hint="default" w:ascii="Times New Roman" w:hAnsi="Times New Roman"/>
          <w:sz w:val="24"/>
          <w:lang w:eastAsia="zh-Hans"/>
        </w:rPr>
      </w:pPr>
      <w:r>
        <w:rPr>
          <w:rFonts w:hint="eastAsia" w:ascii="Times New Roman" w:hAnsi="Times New Roman"/>
          <w:sz w:val="24"/>
          <w:lang w:val="en-US" w:eastAsia="zh-Hans"/>
        </w:rPr>
        <w:t>本发明定义了关联度Relevancy，如下所示</w:t>
      </w:r>
      <w:r>
        <w:rPr>
          <w:rFonts w:hint="default" w:ascii="Times New Roman" w:hAnsi="Times New Roman"/>
          <w:sz w:val="24"/>
          <w:lang w:eastAsia="zh-Hans"/>
        </w:rPr>
        <w:t>：</w:t>
      </w:r>
    </w:p>
    <w:p>
      <w:pPr>
        <w:spacing w:before="156" w:beforeLines="50" w:line="360" w:lineRule="auto"/>
        <w:ind w:right="480" w:rightChars="200" w:firstLine="480" w:firstLineChars="200"/>
        <w:jc w:val="center"/>
        <w:rPr>
          <w:rFonts w:ascii="Times New Roman" w:hAnsi="Times New Roman"/>
          <w:sz w:val="24"/>
        </w:rPr>
      </w:pPr>
      <m:oMathPara>
        <m:oMath>
          <m:r>
            <m:rPr>
              <m:sty m:val="p"/>
            </m:rPr>
            <w:rPr>
              <w:rFonts w:hint="default" w:ascii="DejaVu Math TeX Gyre" w:hAnsi="DejaVu Math TeX Gyre" w:cstheme="minorBidi"/>
              <w:kern w:val="2"/>
              <w:sz w:val="24"/>
              <w:szCs w:val="22"/>
              <w:lang w:eastAsia="zh-CN" w:bidi="ar-SA"/>
            </w:rPr>
            <m:t>Relevancy=OL ∗ OT</m:t>
          </m:r>
        </m:oMath>
      </m:oMathPara>
    </w:p>
    <w:p>
      <w:pPr>
        <w:spacing w:before="156" w:beforeLines="50" w:line="360" w:lineRule="auto"/>
        <w:ind w:right="480" w:rightChars="200" w:firstLine="480" w:firstLineChars="200"/>
        <w:jc w:val="left"/>
        <w:rPr>
          <w:rFonts w:hint="default" w:ascii="Times New Roman" w:hAnsi="Times New Roman"/>
          <w:sz w:val="24"/>
          <w:lang w:eastAsia="zh-Hans"/>
        </w:rPr>
      </w:pPr>
      <w:r>
        <w:rPr>
          <w:rFonts w:hint="default" w:ascii="Times New Roman" w:hAnsi="Times New Roman"/>
          <w:sz w:val="24"/>
          <w:lang w:eastAsia="zh-Hans"/>
        </w:rPr>
        <w:t>其中，OL为流</w:t>
      </w:r>
      <m:oMath>
        <m:sSub>
          <m:sSubPr>
            <m:ctrlPr>
              <w:rPr>
                <w:rFonts w:ascii="DejaVu Math TeX Gyre" w:hAnsi="DejaVu Math TeX Gyre"/>
                <w:i w:val="0"/>
                <w:iCs/>
                <w:sz w:val="24"/>
              </w:rPr>
            </m:ctrlPr>
          </m:sSubPr>
          <m:e>
            <m:r>
              <m:rPr>
                <m:sty m:val="p"/>
              </m:rPr>
              <w:rPr>
                <w:rFonts w:hint="default" w:ascii="DejaVu Math TeX Gyre" w:hAnsi="DejaVu Math TeX Gyre"/>
                <w:sz w:val="24"/>
              </w:rPr>
              <m:t xml:space="preserve"> f</m:t>
            </m:r>
            <m:ctrlPr>
              <w:rPr>
                <w:rFonts w:ascii="DejaVu Math TeX Gyre" w:hAnsi="DejaVu Math TeX Gyre"/>
                <w:i w:val="0"/>
                <w:iCs/>
                <w:sz w:val="24"/>
              </w:rPr>
            </m:ctrlPr>
          </m:e>
          <m:sub>
            <m:r>
              <m:rPr>
                <m:sty m:val="p"/>
              </m:rPr>
              <w:rPr>
                <w:rFonts w:hint="default" w:ascii="DejaVu Math TeX Gyre" w:hAnsi="DejaVu Math TeX Gyre"/>
                <w:sz w:val="24"/>
              </w:rPr>
              <m:t>i</m:t>
            </m:r>
            <m:ctrlPr>
              <w:rPr>
                <w:rFonts w:ascii="DejaVu Math TeX Gyre" w:hAnsi="DejaVu Math TeX Gyre"/>
                <w:i w:val="0"/>
                <w:iCs/>
                <w:sz w:val="24"/>
              </w:rPr>
            </m:ctrlPr>
          </m:sub>
        </m:sSub>
        <m:r>
          <m:rPr>
            <m:sty m:val="p"/>
          </m:rPr>
          <w:rPr>
            <w:rFonts w:hint="default" w:ascii="DejaVu Math TeX Gyre" w:hAnsi="DejaVu Math TeX Gyre"/>
            <w:sz w:val="24"/>
          </w:rPr>
          <m:t xml:space="preserve"> </m:t>
        </m:r>
      </m:oMath>
      <w:r>
        <w:rPr>
          <w:rFonts w:hint="default" w:ascii="Times New Roman" w:hAnsi="Times New Roman"/>
          <w:sz w:val="24"/>
          <w:lang w:eastAsia="zh-Hans"/>
        </w:rPr>
        <w:t>与流f 重叠的路径跳数，OT为流</w:t>
      </w:r>
      <m:oMath>
        <m:sSub>
          <m:sSubPr>
            <m:ctrlPr>
              <w:rPr>
                <w:rFonts w:ascii="DejaVu Math TeX Gyre" w:hAnsi="DejaVu Math TeX Gyre"/>
                <w:i w:val="0"/>
                <w:iCs/>
                <w:sz w:val="24"/>
              </w:rPr>
            </m:ctrlPr>
          </m:sSubPr>
          <m:e>
            <m:r>
              <m:rPr>
                <m:sty m:val="p"/>
              </m:rPr>
              <w:rPr>
                <w:rFonts w:hint="default" w:ascii="DejaVu Math TeX Gyre" w:hAnsi="DejaVu Math TeX Gyre"/>
                <w:sz w:val="24"/>
              </w:rPr>
              <m:t xml:space="preserve"> f</m:t>
            </m:r>
            <m:ctrlPr>
              <w:rPr>
                <w:rFonts w:ascii="DejaVu Math TeX Gyre" w:hAnsi="DejaVu Math TeX Gyre"/>
                <w:i w:val="0"/>
                <w:iCs/>
                <w:sz w:val="24"/>
              </w:rPr>
            </m:ctrlPr>
          </m:e>
          <m:sub>
            <m:r>
              <m:rPr>
                <m:sty m:val="p"/>
              </m:rPr>
              <w:rPr>
                <w:rFonts w:hint="default" w:ascii="DejaVu Math TeX Gyre" w:hAnsi="DejaVu Math TeX Gyre"/>
                <w:sz w:val="24"/>
              </w:rPr>
              <m:t>i</m:t>
            </m:r>
            <m:ctrlPr>
              <w:rPr>
                <w:rFonts w:ascii="DejaVu Math TeX Gyre" w:hAnsi="DejaVu Math TeX Gyre"/>
                <w:i w:val="0"/>
                <w:iCs/>
                <w:sz w:val="24"/>
              </w:rPr>
            </m:ctrlPr>
          </m:sub>
        </m:sSub>
      </m:oMath>
      <w:r>
        <w:rPr>
          <w:rFonts w:hint="default" w:ascii="Times New Roman" w:hAnsi="Times New Roman"/>
          <w:i w:val="0"/>
          <w:iCs/>
          <w:sz w:val="24"/>
        </w:rPr>
        <w:t xml:space="preserve"> </w:t>
      </w:r>
      <w:r>
        <w:rPr>
          <w:rFonts w:hint="default" w:ascii="Times New Roman" w:hAnsi="Times New Roman"/>
          <w:sz w:val="24"/>
          <w:lang w:eastAsia="zh-Hans"/>
        </w:rPr>
        <w:t>与流f重叠的传输时间长度。</w:t>
      </w:r>
      <w:r>
        <w:rPr>
          <w:rFonts w:hint="eastAsia" w:ascii="Times New Roman" w:hAnsi="Times New Roman"/>
          <w:sz w:val="24"/>
          <w:lang w:val="en-US" w:eastAsia="zh-Hans"/>
        </w:rPr>
        <w:t>OL越大</w:t>
      </w:r>
      <w:r>
        <w:rPr>
          <w:rFonts w:hint="default" w:ascii="Times New Roman" w:hAnsi="Times New Roman"/>
          <w:sz w:val="24"/>
          <w:lang w:eastAsia="zh-Hans"/>
        </w:rPr>
        <w:t>，</w:t>
      </w:r>
      <w:r>
        <w:rPr>
          <w:rFonts w:hint="eastAsia" w:ascii="Times New Roman" w:hAnsi="Times New Roman"/>
          <w:sz w:val="24"/>
          <w:lang w:val="en-US" w:eastAsia="zh-Hans"/>
        </w:rPr>
        <w:t>则</w:t>
      </w:r>
      <w:r>
        <w:rPr>
          <w:rFonts w:hint="default" w:ascii="Times New Roman" w:hAnsi="Times New Roman"/>
          <w:sz w:val="24"/>
          <w:lang w:eastAsia="zh-Hans"/>
        </w:rPr>
        <w:t>流</w:t>
      </w:r>
      <m:oMath>
        <m:sSub>
          <m:sSubPr>
            <m:ctrlPr>
              <w:rPr>
                <w:rFonts w:ascii="DejaVu Math TeX Gyre" w:hAnsi="DejaVu Math TeX Gyre"/>
                <w:i w:val="0"/>
                <w:iCs/>
                <w:sz w:val="24"/>
              </w:rPr>
            </m:ctrlPr>
          </m:sSubPr>
          <m:e>
            <m:r>
              <m:rPr>
                <m:sty m:val="p"/>
              </m:rPr>
              <w:rPr>
                <w:rFonts w:hint="default" w:ascii="DejaVu Math TeX Gyre" w:hAnsi="DejaVu Math TeX Gyre"/>
                <w:sz w:val="24"/>
              </w:rPr>
              <m:t xml:space="preserve"> f</m:t>
            </m:r>
            <m:ctrlPr>
              <w:rPr>
                <w:rFonts w:ascii="DejaVu Math TeX Gyre" w:hAnsi="DejaVu Math TeX Gyre"/>
                <w:i w:val="0"/>
                <w:iCs/>
                <w:sz w:val="24"/>
              </w:rPr>
            </m:ctrlPr>
          </m:e>
          <m:sub>
            <m:r>
              <m:rPr>
                <m:sty m:val="p"/>
              </m:rPr>
              <w:rPr>
                <w:rFonts w:hint="default" w:ascii="DejaVu Math TeX Gyre" w:hAnsi="DejaVu Math TeX Gyre"/>
                <w:sz w:val="24"/>
              </w:rPr>
              <m:t>i</m:t>
            </m:r>
            <m:ctrlPr>
              <w:rPr>
                <w:rFonts w:ascii="DejaVu Math TeX Gyre" w:hAnsi="DejaVu Math TeX Gyre"/>
                <w:i w:val="0"/>
                <w:iCs/>
                <w:sz w:val="24"/>
              </w:rPr>
            </m:ctrlPr>
          </m:sub>
        </m:sSub>
      </m:oMath>
      <w:r>
        <w:rPr>
          <w:rFonts w:hint="default" w:ascii="Times New Roman" w:hAnsi="Times New Roman"/>
          <w:i w:val="0"/>
          <w:iCs/>
          <w:sz w:val="24"/>
        </w:rPr>
        <w:t xml:space="preserve"> </w:t>
      </w:r>
      <w:r>
        <w:rPr>
          <w:rFonts w:hint="default" w:ascii="Times New Roman" w:hAnsi="Times New Roman"/>
          <w:sz w:val="24"/>
          <w:lang w:eastAsia="zh-Hans"/>
        </w:rPr>
        <w:t>与流f 重叠的路径跳数</w:t>
      </w:r>
      <w:r>
        <w:rPr>
          <w:rFonts w:hint="eastAsia" w:ascii="Times New Roman" w:hAnsi="Times New Roman"/>
          <w:sz w:val="24"/>
          <w:lang w:val="en-US" w:eastAsia="zh-Hans"/>
        </w:rPr>
        <w:t>越多</w:t>
      </w:r>
      <w:r>
        <w:rPr>
          <w:rFonts w:hint="default" w:ascii="Times New Roman" w:hAnsi="Times New Roman"/>
          <w:sz w:val="24"/>
          <w:lang w:eastAsia="zh-Hans"/>
        </w:rPr>
        <w:t>，</w:t>
      </w:r>
      <w:r>
        <w:rPr>
          <w:rFonts w:hint="eastAsia" w:ascii="Times New Roman" w:hAnsi="Times New Roman"/>
          <w:sz w:val="24"/>
          <w:lang w:val="en-US" w:eastAsia="zh-Hans"/>
        </w:rPr>
        <w:t>因此被优化的可能性就越大</w:t>
      </w:r>
      <w:r>
        <w:rPr>
          <w:rFonts w:hint="default" w:ascii="Times New Roman" w:hAnsi="Times New Roman"/>
          <w:sz w:val="24"/>
          <w:lang w:eastAsia="zh-Hans"/>
        </w:rPr>
        <w:t>。</w:t>
      </w:r>
      <w:r>
        <w:rPr>
          <w:rFonts w:hint="eastAsia" w:ascii="Times New Roman" w:hAnsi="Times New Roman"/>
          <w:sz w:val="24"/>
          <w:lang w:val="en-US" w:eastAsia="zh-Hans"/>
        </w:rPr>
        <w:t>OT越大</w:t>
      </w:r>
      <w:r>
        <w:rPr>
          <w:rFonts w:hint="default" w:ascii="Times New Roman" w:hAnsi="Times New Roman"/>
          <w:sz w:val="24"/>
          <w:lang w:eastAsia="zh-Hans"/>
        </w:rPr>
        <w:t>，</w:t>
      </w:r>
      <w:r>
        <w:rPr>
          <w:rFonts w:hint="eastAsia" w:ascii="Times New Roman" w:hAnsi="Times New Roman"/>
          <w:sz w:val="24"/>
          <w:lang w:val="en-US" w:eastAsia="zh-Hans"/>
        </w:rPr>
        <w:t>则</w:t>
      </w:r>
      <w:r>
        <w:rPr>
          <w:rFonts w:hint="default" w:ascii="Times New Roman" w:hAnsi="Times New Roman"/>
          <w:sz w:val="24"/>
          <w:lang w:eastAsia="zh-Hans"/>
        </w:rPr>
        <w:t>流</w:t>
      </w:r>
      <m:oMath>
        <m:sSub>
          <m:sSubPr>
            <m:ctrlPr>
              <w:rPr>
                <w:rFonts w:ascii="DejaVu Math TeX Gyre" w:hAnsi="DejaVu Math TeX Gyre"/>
                <w:i w:val="0"/>
                <w:iCs/>
                <w:sz w:val="24"/>
              </w:rPr>
            </m:ctrlPr>
          </m:sSubPr>
          <m:e>
            <m:r>
              <m:rPr>
                <m:sty m:val="p"/>
              </m:rPr>
              <w:rPr>
                <w:rFonts w:hint="default" w:ascii="DejaVu Math TeX Gyre" w:hAnsi="DejaVu Math TeX Gyre"/>
                <w:sz w:val="24"/>
              </w:rPr>
              <m:t xml:space="preserve"> f</m:t>
            </m:r>
            <m:ctrlPr>
              <w:rPr>
                <w:rFonts w:ascii="DejaVu Math TeX Gyre" w:hAnsi="DejaVu Math TeX Gyre"/>
                <w:i w:val="0"/>
                <w:iCs/>
                <w:sz w:val="24"/>
              </w:rPr>
            </m:ctrlPr>
          </m:e>
          <m:sub>
            <m:r>
              <m:rPr>
                <m:sty m:val="p"/>
              </m:rPr>
              <w:rPr>
                <w:rFonts w:hint="default" w:ascii="DejaVu Math TeX Gyre" w:hAnsi="DejaVu Math TeX Gyre"/>
                <w:sz w:val="24"/>
              </w:rPr>
              <m:t xml:space="preserve">i </m:t>
            </m:r>
            <m:ctrlPr>
              <w:rPr>
                <w:rFonts w:ascii="DejaVu Math TeX Gyre" w:hAnsi="DejaVu Math TeX Gyre"/>
                <w:i w:val="0"/>
                <w:iCs/>
                <w:sz w:val="24"/>
              </w:rPr>
            </m:ctrlPr>
          </m:sub>
        </m:sSub>
      </m:oMath>
      <w:r>
        <w:rPr>
          <w:rFonts w:hint="default" w:ascii="Times New Roman" w:hAnsi="Times New Roman"/>
          <w:sz w:val="24"/>
          <w:lang w:eastAsia="zh-Hans"/>
        </w:rPr>
        <w:t>与流f重叠的传输时间</w:t>
      </w:r>
      <w:r>
        <w:rPr>
          <w:rFonts w:hint="eastAsia" w:ascii="Times New Roman" w:hAnsi="Times New Roman"/>
          <w:sz w:val="24"/>
          <w:lang w:val="en-US" w:eastAsia="zh-Hans"/>
        </w:rPr>
        <w:t>越</w:t>
      </w:r>
      <w:r>
        <w:rPr>
          <w:rFonts w:hint="eastAsia"/>
          <w:sz w:val="24"/>
          <w:lang w:val="en-US" w:eastAsia="zh-Hans"/>
        </w:rPr>
        <w:t>长</w:t>
      </w:r>
      <w:r>
        <w:rPr>
          <w:rFonts w:hint="default" w:ascii="Times New Roman" w:hAnsi="Times New Roman"/>
          <w:sz w:val="24"/>
          <w:lang w:eastAsia="zh-Hans"/>
        </w:rPr>
        <w:t>，</w:t>
      </w:r>
      <w:r>
        <w:rPr>
          <w:rFonts w:hint="eastAsia" w:ascii="Times New Roman" w:hAnsi="Times New Roman"/>
          <w:sz w:val="24"/>
          <w:lang w:val="en-US" w:eastAsia="zh-Hans"/>
        </w:rPr>
        <w:t>二者在时间段上的重合度就越大</w:t>
      </w:r>
      <w:r>
        <w:rPr>
          <w:rFonts w:hint="default" w:ascii="Times New Roman" w:hAnsi="Times New Roman"/>
          <w:sz w:val="24"/>
          <w:lang w:eastAsia="zh-Hans"/>
        </w:rPr>
        <w:t>，</w:t>
      </w:r>
      <w:r>
        <w:rPr>
          <w:rFonts w:hint="eastAsia" w:ascii="Times New Roman" w:hAnsi="Times New Roman"/>
          <w:sz w:val="24"/>
          <w:lang w:val="en-US" w:eastAsia="zh-Hans"/>
        </w:rPr>
        <w:t>越有可能优化时间资源的分配</w:t>
      </w:r>
      <w:r>
        <w:rPr>
          <w:rFonts w:hint="default" w:ascii="Times New Roman" w:hAnsi="Times New Roman"/>
          <w:sz w:val="24"/>
          <w:lang w:eastAsia="zh-Hans"/>
        </w:rPr>
        <w:t>。</w:t>
      </w:r>
      <w:r>
        <w:rPr>
          <w:rFonts w:hint="eastAsia" w:ascii="Times New Roman" w:hAnsi="Times New Roman"/>
          <w:sz w:val="24"/>
          <w:lang w:val="en-US" w:eastAsia="zh-Hans"/>
        </w:rPr>
        <w:t>因此</w:t>
      </w:r>
      <w:r>
        <w:rPr>
          <w:rFonts w:hint="default" w:ascii="Times New Roman" w:hAnsi="Times New Roman"/>
          <w:sz w:val="24"/>
          <w:lang w:eastAsia="zh-Hans"/>
        </w:rPr>
        <w:t>，</w:t>
      </w:r>
      <w:r>
        <w:rPr>
          <w:rFonts w:hint="eastAsia" w:ascii="Times New Roman" w:hAnsi="Times New Roman"/>
          <w:sz w:val="24"/>
          <w:lang w:val="en-US" w:eastAsia="zh-Hans"/>
        </w:rPr>
        <w:t>对网络中所有其他流进行遍历</w:t>
      </w:r>
      <w:r>
        <w:rPr>
          <w:rFonts w:hint="default" w:ascii="Times New Roman" w:hAnsi="Times New Roman"/>
          <w:sz w:val="24"/>
          <w:lang w:eastAsia="zh-Hans"/>
        </w:rPr>
        <w:t>，选</w:t>
      </w:r>
      <w:r>
        <w:rPr>
          <w:rFonts w:hint="eastAsia" w:ascii="Times New Roman" w:hAnsi="Times New Roman"/>
          <w:sz w:val="24"/>
          <w:lang w:val="en-US" w:eastAsia="zh-Hans"/>
        </w:rPr>
        <w:t>出</w:t>
      </w:r>
      <w:r>
        <w:rPr>
          <w:rFonts w:hint="default" w:ascii="Times New Roman" w:hAnsi="Times New Roman"/>
          <w:sz w:val="24"/>
          <w:lang w:eastAsia="zh-Hans"/>
        </w:rPr>
        <w:t>关联度</w:t>
      </w:r>
      <w:r>
        <w:rPr>
          <w:rFonts w:hint="eastAsia" w:ascii="Times New Roman" w:hAnsi="Times New Roman"/>
          <w:sz w:val="24"/>
          <w:lang w:val="en-US" w:eastAsia="zh-Hans"/>
        </w:rPr>
        <w:t>Relevancy</w:t>
      </w:r>
      <w:r>
        <w:rPr>
          <w:rFonts w:hint="default" w:ascii="Times New Roman" w:hAnsi="Times New Roman"/>
          <w:sz w:val="24"/>
          <w:lang w:eastAsia="zh-Hans"/>
        </w:rPr>
        <w:t>最高的前M-1个流</w:t>
      </w:r>
      <w:r>
        <w:rPr>
          <w:rFonts w:hint="eastAsia" w:ascii="Times New Roman" w:hAnsi="Times New Roman"/>
          <w:sz w:val="24"/>
          <w:lang w:eastAsia="zh-CN"/>
        </w:rPr>
        <w:t>，</w:t>
      </w:r>
      <w:r>
        <w:rPr>
          <w:rFonts w:hint="eastAsia" w:ascii="Times New Roman" w:hAnsi="Times New Roman"/>
          <w:sz w:val="24"/>
          <w:lang w:val="en-US" w:eastAsia="zh-Hans"/>
        </w:rPr>
        <w:t>与流</w:t>
      </w:r>
      <w:r>
        <w:rPr>
          <w:rFonts w:hint="default" w:ascii="Times New Roman" w:hAnsi="Times New Roman"/>
          <w:sz w:val="24"/>
          <w:lang w:eastAsia="zh-Hans"/>
        </w:rPr>
        <w:t>f组成流集合F</w:t>
      </w:r>
      <w:r>
        <w:rPr>
          <w:rFonts w:hint="eastAsia" w:ascii="Times New Roman" w:hAnsi="Times New Roman"/>
          <w:sz w:val="24"/>
          <w:lang w:val="en-US" w:eastAsia="zh-Hans"/>
        </w:rPr>
        <w:t>L</w:t>
      </w:r>
      <w:r>
        <w:rPr>
          <w:rFonts w:hint="default" w:ascii="Times New Roman" w:hAnsi="Times New Roman"/>
          <w:sz w:val="24"/>
          <w:lang w:eastAsia="zh-Hans"/>
        </w:rPr>
        <w:t>={</w:t>
      </w:r>
      <m:oMath>
        <m:r>
          <m:rPr>
            <m:sty m:val="p"/>
          </m:rPr>
          <w:rPr>
            <w:rFonts w:hint="default" w:ascii="DejaVu Math TeX Gyre" w:hAnsi="DejaVu Math TeX Gyre"/>
            <w:sz w:val="24"/>
            <w:lang w:eastAsia="zh-Hans"/>
          </w:rPr>
          <m:t>f</m:t>
        </m:r>
        <m:sSub>
          <m:sSubPr>
            <m:ctrlPr>
              <w:rPr>
                <w:rFonts w:ascii="DejaVu Math TeX Gyre" w:hAnsi="DejaVu Math TeX Gyre"/>
                <w:i w:val="0"/>
                <w:iCs/>
                <w:sz w:val="24"/>
              </w:rPr>
            </m:ctrlPr>
          </m:sSubPr>
          <m:e>
            <m:r>
              <m:rPr>
                <m:sty m:val="p"/>
              </m:rPr>
              <w:rPr>
                <w:rFonts w:hint="default" w:ascii="DejaVu Math TeX Gyre" w:hAnsi="DejaVu Math TeX Gyre"/>
                <w:sz w:val="24"/>
              </w:rPr>
              <m:t>,f</m:t>
            </m:r>
            <m:ctrlPr>
              <w:rPr>
                <w:rFonts w:ascii="DejaVu Math TeX Gyre" w:hAnsi="DejaVu Math TeX Gyre"/>
                <w:i w:val="0"/>
                <w:iCs/>
                <w:sz w:val="24"/>
              </w:rPr>
            </m:ctrlPr>
          </m:e>
          <m:sub>
            <m:r>
              <m:rPr>
                <m:sty m:val="p"/>
              </m:rPr>
              <w:rPr>
                <w:rFonts w:hint="default" w:ascii="DejaVu Math TeX Gyre" w:hAnsi="DejaVu Math TeX Gyre"/>
                <w:sz w:val="24"/>
              </w:rPr>
              <m:t>1</m:t>
            </m:r>
            <m:ctrlPr>
              <w:rPr>
                <w:rFonts w:ascii="DejaVu Math TeX Gyre" w:hAnsi="DejaVu Math TeX Gyre"/>
                <w:i w:val="0"/>
                <w:iCs/>
                <w:sz w:val="24"/>
              </w:rPr>
            </m:ctrlPr>
          </m:sub>
        </m:sSub>
        <m:r>
          <m:rPr>
            <m:sty m:val="p"/>
          </m:rPr>
          <w:rPr>
            <w:rFonts w:hint="default" w:ascii="DejaVu Math TeX Gyre" w:hAnsi="DejaVu Math TeX Gyre"/>
            <w:sz w:val="24"/>
          </w:rPr>
          <m:t>,</m:t>
        </m:r>
        <m:sSub>
          <m:sSubPr>
            <m:ctrlPr>
              <w:rPr>
                <w:rFonts w:ascii="DejaVu Math TeX Gyre" w:hAnsi="DejaVu Math TeX Gyre"/>
                <w:i w:val="0"/>
                <w:iCs/>
                <w:sz w:val="24"/>
              </w:rPr>
            </m:ctrlPr>
          </m:sSubPr>
          <m:e>
            <m:r>
              <m:rPr>
                <m:sty m:val="p"/>
              </m:rPr>
              <w:rPr>
                <w:rFonts w:hint="default" w:ascii="DejaVu Math TeX Gyre" w:hAnsi="DejaVu Math TeX Gyre"/>
                <w:sz w:val="24"/>
              </w:rPr>
              <m:t>f</m:t>
            </m:r>
            <m:ctrlPr>
              <w:rPr>
                <w:rFonts w:ascii="DejaVu Math TeX Gyre" w:hAnsi="DejaVu Math TeX Gyre"/>
                <w:i w:val="0"/>
                <w:iCs/>
                <w:sz w:val="24"/>
              </w:rPr>
            </m:ctrlPr>
          </m:e>
          <m:sub>
            <m:r>
              <m:rPr>
                <m:sty m:val="p"/>
              </m:rPr>
              <w:rPr>
                <w:rFonts w:hint="default" w:ascii="DejaVu Math TeX Gyre" w:hAnsi="DejaVu Math TeX Gyre"/>
                <w:sz w:val="24"/>
              </w:rPr>
              <m:t>2</m:t>
            </m:r>
            <m:ctrlPr>
              <w:rPr>
                <w:rFonts w:ascii="DejaVu Math TeX Gyre" w:hAnsi="DejaVu Math TeX Gyre"/>
                <w:i w:val="0"/>
                <w:iCs/>
                <w:sz w:val="24"/>
              </w:rPr>
            </m:ctrlPr>
          </m:sub>
        </m:sSub>
        <m:r>
          <m:rPr>
            <m:sty m:val="p"/>
          </m:rPr>
          <w:rPr>
            <w:rFonts w:hint="default" w:ascii="DejaVu Math TeX Gyre" w:hAnsi="DejaVu Math TeX Gyre"/>
            <w:sz w:val="24"/>
          </w:rPr>
          <m:t>,...,</m:t>
        </m:r>
        <m:sSub>
          <m:sSubPr>
            <m:ctrlPr>
              <w:rPr>
                <w:rFonts w:ascii="DejaVu Math TeX Gyre" w:hAnsi="DejaVu Math TeX Gyre"/>
                <w:i w:val="0"/>
                <w:iCs/>
                <w:sz w:val="24"/>
              </w:rPr>
            </m:ctrlPr>
          </m:sSubPr>
          <m:e>
            <m:r>
              <m:rPr>
                <m:sty m:val="p"/>
              </m:rPr>
              <w:rPr>
                <w:rFonts w:hint="default" w:ascii="DejaVu Math TeX Gyre" w:hAnsi="DejaVu Math TeX Gyre"/>
                <w:sz w:val="24"/>
              </w:rPr>
              <m:t>f</m:t>
            </m:r>
            <m:ctrlPr>
              <w:rPr>
                <w:rFonts w:ascii="DejaVu Math TeX Gyre" w:hAnsi="DejaVu Math TeX Gyre"/>
                <w:i w:val="0"/>
                <w:iCs/>
                <w:sz w:val="24"/>
              </w:rPr>
            </m:ctrlPr>
          </m:e>
          <m:sub>
            <m:r>
              <m:rPr>
                <m:sty m:val="p"/>
              </m:rPr>
              <w:rPr>
                <w:rFonts w:hint="default" w:ascii="DejaVu Math TeX Gyre" w:hAnsi="DejaVu Math TeX Gyre"/>
                <w:sz w:val="24"/>
              </w:rPr>
              <m:t>M−1</m:t>
            </m:r>
            <m:ctrlPr>
              <w:rPr>
                <w:rFonts w:ascii="DejaVu Math TeX Gyre" w:hAnsi="DejaVu Math TeX Gyre"/>
                <w:i w:val="0"/>
                <w:iCs/>
                <w:sz w:val="24"/>
              </w:rPr>
            </m:ctrlPr>
          </m:sub>
        </m:sSub>
      </m:oMath>
      <w:r>
        <w:rPr>
          <w:rFonts w:hint="default" w:ascii="Times New Roman" w:hAnsi="Times New Roman"/>
          <w:sz w:val="24"/>
          <w:lang w:eastAsia="zh-Hans"/>
        </w:rPr>
        <w:t>}。</w:t>
      </w:r>
    </w:p>
    <w:p>
      <w:pPr>
        <w:spacing w:before="156" w:beforeLines="50" w:line="360" w:lineRule="auto"/>
        <w:ind w:right="480" w:rightChars="200" w:firstLine="480" w:firstLineChars="200"/>
        <w:jc w:val="left"/>
        <w:rPr>
          <w:rFonts w:hint="default" w:ascii="Times New Roman" w:hAnsi="Times New Roman" w:eastAsiaTheme="minorEastAsia"/>
          <w:sz w:val="24"/>
          <w:lang w:val="en-US" w:eastAsia="zh-Hans"/>
        </w:rPr>
      </w:pPr>
      <w:r>
        <w:rPr>
          <w:rFonts w:hint="default" w:ascii="Times New Roman" w:hAnsi="Times New Roman"/>
          <w:sz w:val="24"/>
          <w:lang w:eastAsia="zh-Hans"/>
        </w:rPr>
        <w:t>3）</w:t>
      </w:r>
      <w:r>
        <w:rPr>
          <w:rFonts w:hint="eastAsia" w:cs="Times New Roman"/>
          <w:i w:val="0"/>
          <w:iCs/>
          <w:sz w:val="24"/>
          <w:lang w:val="en-US" w:eastAsia="zh-Hans"/>
        </w:rPr>
        <w:t>优化路径选择标准</w:t>
      </w:r>
    </w:p>
    <w:p>
      <w:pPr>
        <w:spacing w:before="156" w:beforeLines="50" w:line="360" w:lineRule="auto"/>
        <w:ind w:right="480" w:rightChars="200" w:firstLine="480" w:firstLineChars="200"/>
        <w:jc w:val="left"/>
        <w:rPr>
          <w:rFonts w:hint="default" w:ascii="Times New Roman" w:hAnsi="Times New Roman" w:cs="Times New Roman"/>
          <w:i w:val="0"/>
          <w:iCs/>
          <w:sz w:val="24"/>
          <w:lang w:eastAsia="zh-Hans"/>
        </w:rPr>
      </w:pPr>
      <w:r>
        <w:rPr>
          <w:rFonts w:hint="eastAsia" w:ascii="Times New Roman" w:hAnsi="Times New Roman"/>
          <w:sz w:val="24"/>
          <w:lang w:val="en-US" w:eastAsia="zh-Hans"/>
        </w:rPr>
        <w:t>传统的在线调度机制</w:t>
      </w:r>
      <w:r>
        <w:rPr>
          <w:rFonts w:hint="default" w:ascii="Times New Roman" w:hAnsi="Times New Roman"/>
          <w:sz w:val="24"/>
          <w:lang w:eastAsia="zh-Hans"/>
        </w:rPr>
        <w:t>，</w:t>
      </w:r>
      <w:r>
        <w:rPr>
          <w:rFonts w:hint="eastAsia" w:ascii="Times New Roman" w:hAnsi="Times New Roman"/>
          <w:sz w:val="24"/>
          <w:lang w:val="en-US" w:eastAsia="zh-Hans"/>
        </w:rPr>
        <w:t>使用上文提到的WT来作为路径选择的衡量标准</w:t>
      </w:r>
      <w:r>
        <w:rPr>
          <w:rFonts w:hint="default" w:ascii="Times New Roman" w:hAnsi="Times New Roman"/>
          <w:sz w:val="24"/>
          <w:lang w:eastAsia="zh-Hans"/>
        </w:rPr>
        <w:t>。</w:t>
      </w:r>
      <w:r>
        <w:rPr>
          <w:rFonts w:hint="eastAsia" w:ascii="Times New Roman" w:hAnsi="Times New Roman"/>
          <w:sz w:val="24"/>
          <w:lang w:val="en-US" w:eastAsia="zh-Hans"/>
        </w:rPr>
        <w:t>该标准只是简单</w:t>
      </w:r>
      <w:r>
        <w:rPr>
          <w:rFonts w:hint="eastAsia"/>
          <w:sz w:val="24"/>
          <w:lang w:val="en-US" w:eastAsia="zh-Hans"/>
        </w:rPr>
        <w:t>地</w:t>
      </w:r>
      <w:r>
        <w:rPr>
          <w:rFonts w:hint="eastAsia" w:ascii="Times New Roman" w:hAnsi="Times New Roman"/>
          <w:sz w:val="24"/>
          <w:lang w:val="en-US" w:eastAsia="zh-Hans"/>
        </w:rPr>
        <w:t>考虑了路径跳数和路径上的流</w:t>
      </w:r>
      <w:r>
        <w:rPr>
          <w:rFonts w:hint="eastAsia"/>
          <w:sz w:val="24"/>
          <w:lang w:val="en-US" w:eastAsia="zh-Hans"/>
        </w:rPr>
        <w:t>数量</w:t>
      </w:r>
      <w:r>
        <w:rPr>
          <w:rFonts w:hint="default" w:ascii="Times New Roman" w:hAnsi="Times New Roman"/>
          <w:sz w:val="24"/>
          <w:lang w:eastAsia="zh-Hans"/>
        </w:rPr>
        <w:t>，</w:t>
      </w:r>
      <w:r>
        <w:rPr>
          <w:rFonts w:hint="eastAsia" w:ascii="Times New Roman" w:hAnsi="Times New Roman"/>
          <w:sz w:val="24"/>
          <w:lang w:val="en-US" w:eastAsia="zh-Hans"/>
        </w:rPr>
        <w:t>并未对深层次的原因进行探讨</w:t>
      </w:r>
      <w:r>
        <w:rPr>
          <w:rFonts w:hint="default" w:ascii="Times New Roman" w:hAnsi="Times New Roman"/>
          <w:sz w:val="24"/>
          <w:lang w:eastAsia="zh-Hans"/>
        </w:rPr>
        <w:t>。</w:t>
      </w:r>
      <w:r>
        <w:rPr>
          <w:rFonts w:hint="eastAsia" w:ascii="Times New Roman" w:hAnsi="Times New Roman"/>
          <w:sz w:val="24"/>
          <w:lang w:val="en-US" w:eastAsia="zh-Hans"/>
        </w:rPr>
        <w:t>本发明改进了路径选择的衡量标准</w:t>
      </w:r>
      <w:r>
        <w:rPr>
          <w:rFonts w:hint="default" w:ascii="Times New Roman" w:hAnsi="Times New Roman"/>
          <w:sz w:val="24"/>
          <w:lang w:eastAsia="zh-Hans"/>
        </w:rPr>
        <w:t>，</w:t>
      </w:r>
      <w:r>
        <w:rPr>
          <w:rFonts w:hint="eastAsia"/>
          <w:sz w:val="24"/>
          <w:lang w:val="en-US" w:eastAsia="zh-Hans"/>
        </w:rPr>
        <w:t>引入了</w:t>
      </w:r>
      <w:r>
        <w:rPr>
          <w:rFonts w:hint="eastAsia" w:ascii="Times New Roman" w:hAnsi="Times New Roman"/>
          <w:sz w:val="24"/>
          <w:lang w:val="en-US" w:eastAsia="zh-Hans"/>
        </w:rPr>
        <w:t>当前网络中链路利用率的方差</w:t>
      </w:r>
      <w:r>
        <w:rPr>
          <w:rFonts w:hint="default" w:ascii="Times New Roman" w:hAnsi="Times New Roman"/>
          <w:sz w:val="24"/>
          <w:lang w:eastAsia="zh-Hans"/>
        </w:rPr>
        <w:t>，</w:t>
      </w:r>
      <w:r>
        <w:rPr>
          <w:rFonts w:hint="eastAsia" w:ascii="Times New Roman" w:hAnsi="Times New Roman"/>
          <w:sz w:val="24"/>
          <w:lang w:val="en-US" w:eastAsia="zh-Hans"/>
        </w:rPr>
        <w:t>提出了新的路径衡量标准</w:t>
      </w:r>
      <w:r>
        <w:rPr>
          <w:rFonts w:hint="default" w:ascii="Times New Roman" w:hAnsi="Times New Roman" w:cs="Times New Roman"/>
          <w:i w:val="0"/>
          <w:iCs/>
          <w:sz w:val="24"/>
        </w:rPr>
        <w:t>WT_variance，</w:t>
      </w:r>
      <w:r>
        <w:rPr>
          <w:rFonts w:hint="eastAsia" w:ascii="Times New Roman" w:hAnsi="Times New Roman" w:cs="Times New Roman"/>
          <w:i w:val="0"/>
          <w:iCs/>
          <w:sz w:val="24"/>
          <w:lang w:val="en-US" w:eastAsia="zh-Hans"/>
        </w:rPr>
        <w:t>定义如下</w:t>
      </w:r>
      <w:r>
        <w:rPr>
          <w:rFonts w:hint="default" w:ascii="Times New Roman" w:hAnsi="Times New Roman" w:cs="Times New Roman"/>
          <w:i w:val="0"/>
          <w:iCs/>
          <w:sz w:val="24"/>
          <w:lang w:eastAsia="zh-Hans"/>
        </w:rPr>
        <w:t>：</w:t>
      </w:r>
    </w:p>
    <w:p>
      <w:pPr>
        <w:spacing w:before="156" w:beforeLines="50" w:line="360" w:lineRule="auto"/>
        <w:ind w:right="480" w:rightChars="200" w:firstLine="480" w:firstLineChars="200"/>
        <w:jc w:val="left"/>
        <w:rPr>
          <w:rFonts w:hint="default" w:ascii="Times New Roman" w:hAnsi="Times New Roman" w:cs="Verdana"/>
          <w:i w:val="0"/>
          <w:kern w:val="2"/>
          <w:sz w:val="24"/>
          <w:szCs w:val="22"/>
          <w:lang w:eastAsia="zh-Hans" w:bidi="ar-SA"/>
        </w:rPr>
      </w:pPr>
      <m:oMathPara>
        <m:oMath>
          <m:r>
            <m:rPr>
              <m:sty m:val="p"/>
            </m:rPr>
            <w:rPr>
              <w:rFonts w:hint="eastAsia" w:ascii="DejaVu Math TeX Gyre" w:hAnsi="DejaVu Math TeX Gyre" w:cs="Times New Roman"/>
              <w:kern w:val="2"/>
              <w:sz w:val="24"/>
              <w:szCs w:val="22"/>
              <w:lang w:val="en-US" w:eastAsia="zh-Hans" w:bidi="ar-SA"/>
            </w:rPr>
            <m:t>W</m:t>
          </m:r>
          <m:r>
            <m:rPr>
              <m:sty m:val="p"/>
            </m:rPr>
            <w:rPr>
              <w:rFonts w:hint="default" w:ascii="DejaVu Math TeX Gyre" w:hAnsi="DejaVu Math TeX Gyre" w:cs="Times New Roman"/>
              <w:kern w:val="2"/>
              <w:sz w:val="24"/>
              <w:szCs w:val="22"/>
              <w:lang w:eastAsia="zh-Hans" w:bidi="ar-SA"/>
            </w:rPr>
            <m:t>T_variance=</m:t>
          </m:r>
          <m:f>
            <m:fPr>
              <m:ctrlPr>
                <w:rPr>
                  <w:rFonts w:hint="default" w:ascii="DejaVu Math TeX Gyre" w:hAnsi="DejaVu Math TeX Gyre" w:cs="Verdana"/>
                  <w:i w:val="0"/>
                  <w:kern w:val="2"/>
                  <w:sz w:val="24"/>
                  <w:szCs w:val="22"/>
                  <w:lang w:eastAsia="zh-Hans" w:bidi="ar-SA"/>
                </w:rPr>
              </m:ctrlPr>
            </m:fPr>
            <m:num>
              <m:r>
                <m:rPr>
                  <m:sty m:val="p"/>
                </m:rPr>
                <w:rPr>
                  <w:rFonts w:hint="default" w:ascii="DejaVu Math TeX Gyre" w:hAnsi="DejaVu Math TeX Gyre" w:cs="Verdana"/>
                  <w:kern w:val="2"/>
                  <w:sz w:val="24"/>
                  <w:szCs w:val="22"/>
                  <w:lang w:eastAsia="zh-Hans" w:bidi="ar-SA"/>
                </w:rPr>
                <m:t>HC</m:t>
              </m:r>
              <m:ctrlPr>
                <w:rPr>
                  <w:rFonts w:hint="default" w:ascii="DejaVu Math TeX Gyre" w:hAnsi="DejaVu Math TeX Gyre" w:cs="Verdana"/>
                  <w:i w:val="0"/>
                  <w:kern w:val="2"/>
                  <w:sz w:val="24"/>
                  <w:szCs w:val="22"/>
                  <w:lang w:eastAsia="zh-Hans" w:bidi="ar-SA"/>
                </w:rPr>
              </m:ctrlPr>
            </m:num>
            <m:den>
              <m:r>
                <m:rPr>
                  <m:sty m:val="p"/>
                </m:rPr>
                <w:rPr>
                  <w:rFonts w:hint="default" w:ascii="DejaVu Math TeX Gyre" w:hAnsi="DejaVu Math TeX Gyre" w:cs="Verdana"/>
                  <w:kern w:val="2"/>
                  <w:sz w:val="24"/>
                  <w:szCs w:val="22"/>
                  <w:lang w:eastAsia="zh-Hans" w:bidi="ar-SA"/>
                </w:rPr>
                <m:t>2(1+|</m:t>
              </m:r>
              <m:r>
                <m:rPr>
                  <m:sty m:val="p"/>
                </m:rPr>
                <w:rPr>
                  <w:rFonts w:ascii="DejaVu Math TeX Gyre" w:hAnsi="DejaVu Math TeX Gyre" w:cs="Verdana"/>
                  <w:kern w:val="2"/>
                  <w:sz w:val="24"/>
                  <w:szCs w:val="22"/>
                  <w:lang w:bidi="ar-SA"/>
                </w:rPr>
                <m:t>ε</m:t>
              </m:r>
              <m:r>
                <m:rPr>
                  <m:sty m:val="p"/>
                </m:rPr>
                <w:rPr>
                  <w:rFonts w:hint="default" w:ascii="DejaVu Math TeX Gyre" w:hAnsi="DejaVu Math TeX Gyre" w:cs="Verdana"/>
                  <w:kern w:val="2"/>
                  <w:sz w:val="24"/>
                  <w:szCs w:val="22"/>
                  <w:lang w:eastAsia="zh-Hans" w:bidi="ar-SA"/>
                </w:rPr>
                <m:t>|)</m:t>
              </m:r>
              <m:ctrlPr>
                <w:rPr>
                  <w:rFonts w:hint="default" w:ascii="DejaVu Math TeX Gyre" w:hAnsi="DejaVu Math TeX Gyre" w:cs="Verdana"/>
                  <w:i w:val="0"/>
                  <w:kern w:val="2"/>
                  <w:sz w:val="24"/>
                  <w:szCs w:val="22"/>
                  <w:lang w:eastAsia="zh-Hans" w:bidi="ar-SA"/>
                </w:rPr>
              </m:ctrlPr>
            </m:den>
          </m:f>
          <m:r>
            <m:rPr>
              <m:sty m:val="p"/>
            </m:rPr>
            <w:rPr>
              <w:rFonts w:hint="default" w:ascii="DejaVu Math TeX Gyre" w:hAnsi="DejaVu Math TeX Gyre" w:cs="Verdana"/>
              <w:kern w:val="2"/>
              <w:sz w:val="24"/>
              <w:szCs w:val="22"/>
              <w:lang w:eastAsia="zh-Hans" w:bidi="ar-SA"/>
            </w:rPr>
            <m:t>+</m:t>
          </m:r>
          <m:f>
            <m:fPr>
              <m:ctrlPr>
                <w:rPr>
                  <w:rFonts w:hint="default" w:ascii="DejaVu Math TeX Gyre" w:hAnsi="DejaVu Math TeX Gyre" w:cs="Verdana"/>
                  <w:i w:val="0"/>
                  <w:kern w:val="2"/>
                  <w:sz w:val="24"/>
                  <w:szCs w:val="22"/>
                  <w:lang w:eastAsia="zh-Hans" w:bidi="ar-SA"/>
                </w:rPr>
              </m:ctrlPr>
            </m:fPr>
            <m:num>
              <m:r>
                <m:rPr>
                  <m:sty m:val="p"/>
                </m:rPr>
                <w:rPr>
                  <w:rFonts w:hint="default" w:ascii="DejaVu Math TeX Gyre" w:hAnsi="DejaVu Math TeX Gyre" w:cs="Verdana"/>
                  <w:kern w:val="2"/>
                  <w:sz w:val="24"/>
                  <w:szCs w:val="22"/>
                  <w:lang w:eastAsia="zh-Hans" w:bidi="ar-SA"/>
                </w:rPr>
                <m:t>new_variance</m:t>
              </m:r>
              <m:ctrlPr>
                <w:rPr>
                  <w:rFonts w:hint="default" w:ascii="DejaVu Math TeX Gyre" w:hAnsi="DejaVu Math TeX Gyre" w:cs="Verdana"/>
                  <w:i w:val="0"/>
                  <w:kern w:val="2"/>
                  <w:sz w:val="24"/>
                  <w:szCs w:val="22"/>
                  <w:lang w:eastAsia="zh-Hans" w:bidi="ar-SA"/>
                </w:rPr>
              </m:ctrlPr>
            </m:num>
            <m:den>
              <m:r>
                <m:rPr>
                  <m:sty m:val="p"/>
                </m:rPr>
                <w:rPr>
                  <w:rFonts w:hint="default" w:ascii="DejaVu Math TeX Gyre" w:hAnsi="DejaVu Math TeX Gyre" w:cs="Verdana"/>
                  <w:kern w:val="2"/>
                  <w:sz w:val="24"/>
                  <w:szCs w:val="22"/>
                  <w:lang w:eastAsia="zh-Hans" w:bidi="ar-SA"/>
                </w:rPr>
                <m:t>(1+variance</m:t>
              </m:r>
              <m:r>
                <m:rPr>
                  <m:sty m:val="p"/>
                </m:rPr>
                <w:rPr>
                  <w:rFonts w:hint="default" w:ascii="DejaVu Math TeX Gyre" w:hAnsi="DejaVu Math TeX Gyre" w:cs="Verdana"/>
                  <w:kern w:val="2"/>
                  <w:sz w:val="24"/>
                  <w:szCs w:val="22"/>
                  <w:lang w:eastAsia="zh-Hans" w:bidi="ar-SA"/>
                </w:rPr>
                <m:t>_max</m:t>
              </m:r>
              <m:r>
                <m:rPr>
                  <m:sty m:val="p"/>
                </m:rPr>
                <w:rPr>
                  <w:rFonts w:hint="default" w:ascii="DejaVu Math TeX Gyre" w:hAnsi="DejaVu Math TeX Gyre" w:cs="Verdana"/>
                  <w:kern w:val="2"/>
                  <w:sz w:val="24"/>
                  <w:szCs w:val="22"/>
                  <w:lang w:eastAsia="zh-Hans" w:bidi="ar-SA"/>
                </w:rPr>
                <m:t>)</m:t>
              </m:r>
              <m:ctrlPr>
                <w:rPr>
                  <w:rFonts w:hint="default" w:ascii="DejaVu Math TeX Gyre" w:hAnsi="DejaVu Math TeX Gyre" w:cs="Verdana"/>
                  <w:i w:val="0"/>
                  <w:kern w:val="2"/>
                  <w:sz w:val="24"/>
                  <w:szCs w:val="22"/>
                  <w:lang w:eastAsia="zh-Hans" w:bidi="ar-SA"/>
                </w:rPr>
              </m:ctrlPr>
            </m:den>
          </m:f>
        </m:oMath>
      </m:oMathPara>
    </w:p>
    <w:p>
      <w:pPr>
        <w:spacing w:before="156" w:beforeLines="50" w:line="360" w:lineRule="auto"/>
        <w:ind w:right="480" w:rightChars="200" w:firstLine="480" w:firstLineChars="200"/>
        <w:jc w:val="left"/>
        <w:rPr>
          <w:rFonts w:hint="default" w:ascii="Times New Roman" w:hAnsi="Times New Roman" w:cs="Verdana"/>
          <w:i w:val="0"/>
          <w:kern w:val="2"/>
          <w:sz w:val="24"/>
          <w:szCs w:val="22"/>
          <w:lang w:eastAsia="zh-Hans" w:bidi="ar-SA"/>
        </w:rPr>
      </w:pPr>
      <w:r>
        <w:rPr>
          <w:rFonts w:hint="eastAsia" w:ascii="Times New Roman" w:hAnsi="Times New Roman" w:cs="Verdana"/>
          <w:i w:val="0"/>
          <w:kern w:val="2"/>
          <w:sz w:val="24"/>
          <w:szCs w:val="22"/>
          <w:lang w:val="en-US" w:eastAsia="zh-Hans" w:bidi="ar-SA"/>
        </w:rPr>
        <w:t>new</w:t>
      </w:r>
      <w:r>
        <w:rPr>
          <w:rFonts w:hint="default" w:ascii="Times New Roman" w:hAnsi="Times New Roman" w:cs="Verdana"/>
          <w:i w:val="0"/>
          <w:kern w:val="2"/>
          <w:sz w:val="24"/>
          <w:szCs w:val="22"/>
          <w:lang w:eastAsia="zh-Hans" w:bidi="ar-SA"/>
        </w:rPr>
        <w:t>_variance</w:t>
      </w:r>
      <w:r>
        <w:rPr>
          <w:rFonts w:hint="eastAsia" w:ascii="Times New Roman" w:hAnsi="Times New Roman" w:cs="Verdana"/>
          <w:i w:val="0"/>
          <w:kern w:val="2"/>
          <w:sz w:val="24"/>
          <w:szCs w:val="22"/>
          <w:lang w:val="en-US" w:eastAsia="zh-Hans" w:bidi="ar-SA"/>
        </w:rPr>
        <w:t>是流f的路径被加入网络之后</w:t>
      </w:r>
      <w:r>
        <w:rPr>
          <w:rFonts w:hint="default" w:ascii="Times New Roman" w:hAnsi="Times New Roman" w:cs="Verdana"/>
          <w:i w:val="0"/>
          <w:kern w:val="2"/>
          <w:sz w:val="24"/>
          <w:szCs w:val="22"/>
          <w:lang w:eastAsia="zh-Hans" w:bidi="ar-SA"/>
        </w:rPr>
        <w:t>，</w:t>
      </w:r>
      <w:r>
        <w:rPr>
          <w:rFonts w:hint="eastAsia" w:ascii="Times New Roman" w:hAnsi="Times New Roman" w:cs="Verdana"/>
          <w:i w:val="0"/>
          <w:kern w:val="2"/>
          <w:sz w:val="24"/>
          <w:szCs w:val="22"/>
          <w:lang w:val="en-US" w:eastAsia="zh-Hans" w:bidi="ar-SA"/>
        </w:rPr>
        <w:t>网络的链路利用率方差</w:t>
      </w:r>
      <w:r>
        <w:rPr>
          <w:rFonts w:hint="default" w:ascii="Times New Roman" w:hAnsi="Times New Roman" w:cs="Verdana"/>
          <w:i w:val="0"/>
          <w:kern w:val="2"/>
          <w:sz w:val="24"/>
          <w:szCs w:val="22"/>
          <w:lang w:eastAsia="zh-Hans" w:bidi="ar-SA"/>
        </w:rPr>
        <w:t>。</w:t>
      </w:r>
      <w:r>
        <w:rPr>
          <w:rFonts w:hint="eastAsia" w:cs="Verdana"/>
          <w:i w:val="0"/>
          <w:kern w:val="2"/>
          <w:sz w:val="24"/>
          <w:szCs w:val="22"/>
          <w:lang w:val="en-US" w:eastAsia="zh-Hans" w:bidi="ar-SA"/>
        </w:rPr>
        <w:t>v</w:t>
      </w:r>
      <w:r>
        <w:rPr>
          <w:rFonts w:hint="default" w:cs="Verdana"/>
          <w:i w:val="0"/>
          <w:kern w:val="2"/>
          <w:sz w:val="24"/>
          <w:szCs w:val="22"/>
          <w:lang w:eastAsia="zh-Hans" w:bidi="ar-SA"/>
        </w:rPr>
        <w:t>ariance_max</w:t>
      </w:r>
      <w:r>
        <w:rPr>
          <w:rFonts w:hint="eastAsia" w:cs="Verdana"/>
          <w:i w:val="0"/>
          <w:kern w:val="2"/>
          <w:sz w:val="24"/>
          <w:szCs w:val="22"/>
          <w:lang w:val="en-US" w:eastAsia="zh-Hans" w:bidi="ar-SA"/>
        </w:rPr>
        <w:t>是网络中出现过的链路利用率方差最大值</w:t>
      </w:r>
      <w:r>
        <w:rPr>
          <w:rFonts w:hint="default" w:cs="Verdana"/>
          <w:i w:val="0"/>
          <w:kern w:val="2"/>
          <w:sz w:val="24"/>
          <w:szCs w:val="22"/>
          <w:lang w:eastAsia="zh-Hans" w:bidi="ar-SA"/>
        </w:rPr>
        <w:t>。</w:t>
      </w:r>
      <w:r>
        <w:rPr>
          <w:rFonts w:hint="eastAsia" w:ascii="Times New Roman" w:hAnsi="Times New Roman" w:cs="Verdana"/>
          <w:i w:val="0"/>
          <w:kern w:val="2"/>
          <w:sz w:val="24"/>
          <w:szCs w:val="22"/>
          <w:lang w:val="en-US" w:eastAsia="zh-Hans" w:bidi="ar-SA"/>
        </w:rPr>
        <w:t>WT</w:t>
      </w:r>
      <w:r>
        <w:rPr>
          <w:rFonts w:hint="default" w:ascii="Times New Roman" w:hAnsi="Times New Roman" w:cs="Verdana"/>
          <w:i w:val="0"/>
          <w:kern w:val="2"/>
          <w:sz w:val="24"/>
          <w:szCs w:val="22"/>
          <w:lang w:eastAsia="zh-Hans" w:bidi="ar-SA"/>
        </w:rPr>
        <w:t>_variance</w:t>
      </w:r>
      <w:r>
        <w:rPr>
          <w:rFonts w:hint="eastAsia" w:ascii="Times New Roman" w:hAnsi="Times New Roman" w:cs="Verdana"/>
          <w:i w:val="0"/>
          <w:kern w:val="2"/>
          <w:sz w:val="24"/>
          <w:szCs w:val="22"/>
          <w:lang w:val="en-US" w:eastAsia="zh-Hans" w:bidi="ar-SA"/>
        </w:rPr>
        <w:t>值综合评估了路径长度和路径所带来的链路利用率方差的影响</w:t>
      </w:r>
      <w:r>
        <w:rPr>
          <w:rFonts w:hint="default" w:ascii="Times New Roman" w:hAnsi="Times New Roman" w:cs="Verdana"/>
          <w:i w:val="0"/>
          <w:kern w:val="2"/>
          <w:sz w:val="24"/>
          <w:szCs w:val="22"/>
          <w:lang w:eastAsia="zh-Hans" w:bidi="ar-SA"/>
        </w:rPr>
        <w:t>。</w:t>
      </w:r>
      <w:r>
        <w:rPr>
          <w:rFonts w:hint="eastAsia" w:ascii="Times New Roman" w:hAnsi="Times New Roman" w:cs="Verdana"/>
          <w:i w:val="0"/>
          <w:kern w:val="2"/>
          <w:sz w:val="24"/>
          <w:szCs w:val="22"/>
          <w:lang w:val="en-US" w:eastAsia="zh-Hans" w:bidi="ar-SA"/>
        </w:rPr>
        <w:t>WT</w:t>
      </w:r>
      <w:r>
        <w:rPr>
          <w:rFonts w:hint="default" w:ascii="Times New Roman" w:hAnsi="Times New Roman" w:cs="Verdana"/>
          <w:i w:val="0"/>
          <w:kern w:val="2"/>
          <w:sz w:val="24"/>
          <w:szCs w:val="22"/>
          <w:lang w:eastAsia="zh-Hans" w:bidi="ar-SA"/>
        </w:rPr>
        <w:t>_variance</w:t>
      </w:r>
      <w:r>
        <w:rPr>
          <w:rFonts w:hint="eastAsia" w:ascii="Times New Roman" w:hAnsi="Times New Roman" w:cs="Verdana"/>
          <w:i w:val="0"/>
          <w:kern w:val="2"/>
          <w:sz w:val="24"/>
          <w:szCs w:val="22"/>
          <w:lang w:val="en-US" w:eastAsia="zh-Hans" w:bidi="ar-SA"/>
        </w:rPr>
        <w:t>值越小的路径</w:t>
      </w:r>
      <w:r>
        <w:rPr>
          <w:rFonts w:hint="default" w:ascii="Times New Roman" w:hAnsi="Times New Roman" w:cs="Verdana"/>
          <w:i w:val="0"/>
          <w:kern w:val="2"/>
          <w:sz w:val="24"/>
          <w:szCs w:val="22"/>
          <w:lang w:eastAsia="zh-Hans" w:bidi="ar-SA"/>
        </w:rPr>
        <w:t>，</w:t>
      </w:r>
      <w:r>
        <w:rPr>
          <w:rFonts w:hint="eastAsia" w:ascii="Times New Roman" w:hAnsi="Times New Roman" w:cs="Verdana"/>
          <w:i w:val="0"/>
          <w:kern w:val="2"/>
          <w:sz w:val="24"/>
          <w:szCs w:val="22"/>
          <w:lang w:val="en-US" w:eastAsia="zh-Hans" w:bidi="ar-SA"/>
        </w:rPr>
        <w:t>越适合被作为流的新路径</w:t>
      </w:r>
      <w:r>
        <w:rPr>
          <w:rFonts w:hint="default" w:ascii="Times New Roman" w:hAnsi="Times New Roman" w:cs="Verdana"/>
          <w:i w:val="0"/>
          <w:kern w:val="2"/>
          <w:sz w:val="24"/>
          <w:szCs w:val="22"/>
          <w:lang w:eastAsia="zh-Hans" w:bidi="ar-SA"/>
        </w:rPr>
        <w:t>，</w:t>
      </w:r>
      <w:r>
        <w:rPr>
          <w:rFonts w:hint="eastAsia" w:ascii="Times New Roman" w:hAnsi="Times New Roman" w:cs="Verdana"/>
          <w:i w:val="0"/>
          <w:kern w:val="2"/>
          <w:sz w:val="24"/>
          <w:szCs w:val="22"/>
          <w:lang w:val="en-US" w:eastAsia="zh-Hans" w:bidi="ar-SA"/>
        </w:rPr>
        <w:t>它可以减少瓶颈链路的出现</w:t>
      </w:r>
      <w:r>
        <w:rPr>
          <w:rFonts w:hint="default" w:cs="Verdana"/>
          <w:i w:val="0"/>
          <w:kern w:val="2"/>
          <w:sz w:val="24"/>
          <w:szCs w:val="22"/>
          <w:lang w:eastAsia="zh-Hans" w:bidi="ar-SA"/>
        </w:rPr>
        <w:t>，</w:t>
      </w:r>
      <w:r>
        <w:rPr>
          <w:rFonts w:hint="eastAsia" w:cs="Verdana"/>
          <w:i w:val="0"/>
          <w:kern w:val="2"/>
          <w:sz w:val="24"/>
          <w:szCs w:val="22"/>
          <w:lang w:val="en-US" w:eastAsia="zh-Hans" w:bidi="ar-SA"/>
        </w:rPr>
        <w:t>为之后到来的流预留出更多资源</w:t>
      </w:r>
      <w:r>
        <w:rPr>
          <w:rFonts w:hint="default" w:ascii="Times New Roman" w:hAnsi="Times New Roman" w:cs="Verdana"/>
          <w:i w:val="0"/>
          <w:kern w:val="2"/>
          <w:sz w:val="24"/>
          <w:szCs w:val="22"/>
          <w:lang w:eastAsia="zh-Hans" w:bidi="ar-SA"/>
        </w:rPr>
        <w:t>。</w:t>
      </w:r>
    </w:p>
    <w:p>
      <w:pPr>
        <w:spacing w:before="156" w:beforeLines="50" w:line="360" w:lineRule="auto"/>
        <w:ind w:right="480" w:rightChars="200" w:firstLine="480" w:firstLineChars="200"/>
        <w:jc w:val="left"/>
        <w:rPr>
          <w:rFonts w:hint="default" w:ascii="Times New Roman" w:hAnsi="Times New Roman" w:cs="Times New Roman" w:eastAsiaTheme="minorEastAsia"/>
          <w:i w:val="0"/>
          <w:iCs/>
          <w:sz w:val="24"/>
          <w:lang w:val="en-US" w:eastAsia="zh-Hans"/>
        </w:rPr>
      </w:pPr>
      <w:r>
        <w:rPr>
          <w:rFonts w:hint="default" w:ascii="Times New Roman" w:hAnsi="Times New Roman" w:cs="Verdana"/>
          <w:i w:val="0"/>
          <w:kern w:val="2"/>
          <w:sz w:val="24"/>
          <w:szCs w:val="22"/>
          <w:lang w:eastAsia="zh-Hans" w:bidi="ar-SA"/>
        </w:rPr>
        <w:t>4）</w:t>
      </w:r>
      <w:r>
        <w:rPr>
          <w:rFonts w:hint="eastAsia" w:cs="Times New Roman"/>
          <w:i w:val="0"/>
          <w:iCs/>
          <w:sz w:val="24"/>
          <w:lang w:val="en-US" w:eastAsia="zh-Hans"/>
        </w:rPr>
        <w:t>改进的约束条件和优化目标</w:t>
      </w:r>
    </w:p>
    <w:p>
      <w:pPr>
        <w:spacing w:before="156" w:beforeLines="50" w:line="360" w:lineRule="auto"/>
        <w:ind w:right="480" w:rightChars="200" w:firstLine="480" w:firstLineChars="200"/>
        <w:jc w:val="left"/>
        <w:rPr>
          <w:rFonts w:hint="default" w:ascii="Times New Roman" w:hAnsi="Times New Roman" w:cs="Times New Roman"/>
          <w:i w:val="0"/>
          <w:iCs/>
          <w:sz w:val="24"/>
          <w:lang w:eastAsia="zh-Hans"/>
        </w:rPr>
      </w:pPr>
      <w:r>
        <w:rPr>
          <w:rFonts w:hint="eastAsia" w:cs="Times New Roman"/>
          <w:i w:val="0"/>
          <w:iCs/>
          <w:sz w:val="24"/>
          <w:lang w:val="en-US" w:eastAsia="zh-Hans"/>
        </w:rPr>
        <w:t>本发明中</w:t>
      </w:r>
      <w:r>
        <w:rPr>
          <w:rFonts w:hint="default" w:cs="Times New Roman"/>
          <w:i w:val="0"/>
          <w:iCs/>
          <w:sz w:val="24"/>
          <w:lang w:eastAsia="zh-Hans"/>
        </w:rPr>
        <w:t>，</w:t>
      </w:r>
      <w:r>
        <w:rPr>
          <w:rFonts w:hint="eastAsia" w:ascii="Times New Roman" w:hAnsi="Times New Roman" w:cs="Times New Roman"/>
          <w:i w:val="0"/>
          <w:iCs/>
          <w:sz w:val="24"/>
          <w:lang w:val="en-US" w:eastAsia="zh-Hans"/>
        </w:rPr>
        <w:t>除了为FL中的每个流添加表</w:t>
      </w:r>
      <w:r>
        <w:rPr>
          <w:rFonts w:hint="default" w:ascii="Times New Roman" w:hAnsi="Times New Roman" w:cs="Times New Roman"/>
          <w:i w:val="0"/>
          <w:iCs/>
          <w:sz w:val="24"/>
          <w:lang w:eastAsia="zh-Hans"/>
        </w:rPr>
        <w:t>4</w:t>
      </w:r>
      <w:r>
        <w:rPr>
          <w:rFonts w:hint="eastAsia" w:ascii="Times New Roman" w:hAnsi="Times New Roman" w:cs="Times New Roman"/>
          <w:i w:val="0"/>
          <w:iCs/>
          <w:sz w:val="24"/>
          <w:lang w:val="en-US" w:eastAsia="zh-Hans"/>
        </w:rPr>
        <w:t>中所定义的约束之外</w:t>
      </w:r>
      <w:r>
        <w:rPr>
          <w:rFonts w:hint="default" w:ascii="Times New Roman" w:hAnsi="Times New Roman" w:cs="Times New Roman"/>
          <w:i w:val="0"/>
          <w:iCs/>
          <w:sz w:val="24"/>
          <w:lang w:eastAsia="zh-Hans"/>
        </w:rPr>
        <w:t>，</w:t>
      </w:r>
      <w:r>
        <w:rPr>
          <w:rFonts w:hint="eastAsia" w:ascii="Times New Roman" w:hAnsi="Times New Roman" w:cs="Times New Roman"/>
          <w:i w:val="0"/>
          <w:iCs/>
          <w:sz w:val="24"/>
          <w:lang w:val="en-US" w:eastAsia="zh-Hans"/>
        </w:rPr>
        <w:t>还需要额外添加两个约束</w:t>
      </w:r>
      <w:r>
        <w:rPr>
          <w:rFonts w:hint="default" w:ascii="Times New Roman" w:hAnsi="Times New Roman" w:cs="Times New Roman"/>
          <w:i w:val="0"/>
          <w:iCs/>
          <w:sz w:val="24"/>
          <w:lang w:eastAsia="zh-Hans"/>
        </w:rPr>
        <w:t>，</w:t>
      </w:r>
      <w:r>
        <w:rPr>
          <w:rFonts w:hint="eastAsia" w:ascii="Times New Roman" w:hAnsi="Times New Roman" w:cs="Times New Roman"/>
          <w:i w:val="0"/>
          <w:iCs/>
          <w:sz w:val="24"/>
          <w:lang w:val="en-US" w:eastAsia="zh-Hans"/>
        </w:rPr>
        <w:t>如表</w:t>
      </w:r>
      <w:r>
        <w:rPr>
          <w:rFonts w:hint="default" w:ascii="Times New Roman" w:hAnsi="Times New Roman" w:cs="Times New Roman"/>
          <w:i w:val="0"/>
          <w:iCs/>
          <w:sz w:val="24"/>
          <w:lang w:eastAsia="zh-Hans"/>
        </w:rPr>
        <w:t>7</w:t>
      </w:r>
      <w:r>
        <w:rPr>
          <w:rFonts w:hint="eastAsia" w:ascii="Times New Roman" w:hAnsi="Times New Roman" w:cs="Times New Roman"/>
          <w:i w:val="0"/>
          <w:iCs/>
          <w:sz w:val="24"/>
          <w:lang w:val="en-US" w:eastAsia="zh-Hans"/>
        </w:rPr>
        <w:t>所示</w:t>
      </w:r>
      <w:r>
        <w:rPr>
          <w:rFonts w:hint="default" w:ascii="Times New Roman" w:hAnsi="Times New Roman" w:cs="Times New Roman"/>
          <w:i w:val="0"/>
          <w:iCs/>
          <w:sz w:val="24"/>
          <w:lang w:eastAsia="zh-Hans"/>
        </w:rPr>
        <w:t>。</w:t>
      </w:r>
    </w:p>
    <w:p>
      <w:pPr>
        <w:spacing w:before="156" w:beforeLines="50" w:line="360" w:lineRule="auto"/>
        <w:ind w:right="480" w:rightChars="200" w:firstLine="480" w:firstLineChars="200"/>
        <w:jc w:val="center"/>
        <w:rPr>
          <w:rFonts w:hint="default" w:ascii="Times New Roman" w:hAnsi="DejaVu Math TeX Gyre" w:cs="Times New Roman"/>
          <w:i w:val="0"/>
          <w:iCs/>
          <w:lang w:val="en-US" w:eastAsia="zh-Hans"/>
        </w:rPr>
      </w:pPr>
      <w:r>
        <w:rPr>
          <w:rFonts w:hint="eastAsia" w:ascii="Times New Roman" w:hAnsi="Times New Roman" w:eastAsia="楷体"/>
          <w:szCs w:val="24"/>
          <w:lang w:val="en-US" w:eastAsia="zh-Hans"/>
        </w:rPr>
        <w:t>表</w:t>
      </w:r>
      <w:r>
        <w:rPr>
          <w:rFonts w:hint="default" w:ascii="Times New Roman" w:hAnsi="Times New Roman" w:eastAsia="楷体"/>
          <w:szCs w:val="24"/>
          <w:lang w:eastAsia="zh-Hans"/>
        </w:rPr>
        <w:t xml:space="preserve">7 </w:t>
      </w:r>
      <w:r>
        <w:rPr>
          <w:rFonts w:hint="eastAsia" w:ascii="Times New Roman" w:hAnsi="Times New Roman" w:eastAsia="楷体"/>
          <w:szCs w:val="24"/>
          <w:lang w:val="en-US" w:eastAsia="zh-Hans"/>
        </w:rPr>
        <w:t>批量重配置阶段需要添加的额外约束</w:t>
      </w:r>
    </w:p>
    <w:tbl>
      <w:tblPr>
        <w:tblStyle w:val="9"/>
        <w:tblW w:w="8815" w:type="dxa"/>
        <w:tblInd w:w="0" w:type="dxa"/>
        <w:tblLayout w:type="autofit"/>
        <w:tblCellMar>
          <w:top w:w="0" w:type="dxa"/>
          <w:left w:w="108" w:type="dxa"/>
          <w:bottom w:w="0" w:type="dxa"/>
          <w:right w:w="108" w:type="dxa"/>
        </w:tblCellMar>
      </w:tblPr>
      <w:tblGrid>
        <w:gridCol w:w="1261"/>
        <w:gridCol w:w="4924"/>
        <w:gridCol w:w="2630"/>
      </w:tblGrid>
      <w:tr>
        <w:tc>
          <w:tcPr>
            <w:tcW w:w="1261" w:type="dxa"/>
            <w:tcBorders>
              <w:left w:val="nil"/>
              <w:right w:val="nil"/>
            </w:tcBorders>
            <w:shd w:val="clear" w:color="auto" w:fill="auto"/>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DejaVu Math TeX Gyre" w:hAnsi="DejaVu Math TeX Gyre" w:eastAsiaTheme="minorEastAsia" w:cstheme="minorBidi"/>
                <w:b/>
                <w:bCs/>
                <w:caps w:val="0"/>
                <w:kern w:val="2"/>
                <w:sz w:val="24"/>
                <w:szCs w:val="22"/>
                <w:lang w:val="en-US" w:eastAsia="zh-Hans" w:bidi="ar-SA"/>
                <w:oMath/>
              </w:rPr>
            </w:pPr>
            <w:r>
              <w:rPr>
                <w:rFonts w:hint="eastAsia"/>
                <w:b/>
                <w:bCs/>
                <w:caps w:val="0"/>
                <w:lang w:val="en-US" w:eastAsia="zh-Hans"/>
              </w:rPr>
              <w:t>约束</w:t>
            </w:r>
          </w:p>
        </w:tc>
        <w:tc>
          <w:tcPr>
            <w:tcW w:w="4924" w:type="dxa"/>
            <w:tcBorders>
              <w:left w:val="nil"/>
            </w:tcBorders>
            <w:shd w:val="clear" w:color="auto" w:fill="auto"/>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Theme="minorEastAsia" w:cstheme="minorBidi"/>
                <w:b/>
                <w:bCs/>
                <w:caps w:val="0"/>
                <w:kern w:val="2"/>
                <w:sz w:val="24"/>
                <w:szCs w:val="22"/>
                <w:lang w:val="en-US" w:eastAsia="zh-Hans" w:bidi="ar-SA"/>
              </w:rPr>
            </w:pPr>
            <w:r>
              <w:rPr>
                <w:rFonts w:hint="eastAsia"/>
                <w:b/>
                <w:bCs/>
                <w:caps w:val="0"/>
                <w:lang w:val="en-US" w:eastAsia="zh-Hans"/>
              </w:rPr>
              <w:t>公式表达</w:t>
            </w:r>
          </w:p>
        </w:tc>
        <w:tc>
          <w:tcPr>
            <w:tcW w:w="2630" w:type="dxa"/>
            <w:shd w:val="clear" w:color="auto" w:fill="auto"/>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Theme="minorEastAsia" w:cstheme="minorBidi"/>
                <w:b/>
                <w:bCs/>
                <w:caps w:val="0"/>
                <w:kern w:val="2"/>
                <w:sz w:val="24"/>
                <w:szCs w:val="22"/>
                <w:lang w:val="en-US" w:eastAsia="zh-Hans" w:bidi="ar-SA"/>
              </w:rPr>
            </w:pPr>
            <w:r>
              <w:rPr>
                <w:rFonts w:hint="eastAsia"/>
                <w:b/>
                <w:bCs/>
                <w:caps w:val="0"/>
                <w:lang w:val="en-US" w:eastAsia="zh-Hans"/>
              </w:rPr>
              <w:t>说明</w:t>
            </w:r>
          </w:p>
        </w:tc>
      </w:tr>
      <w:tr>
        <w:tc>
          <w:tcPr>
            <w:tcW w:w="1261" w:type="dxa"/>
            <w:tcBorders>
              <w:left w:val="nil"/>
              <w:right w:val="nil"/>
            </w:tcBorders>
            <w:shd w:val="clear" w:color="auto" w:fill="auto"/>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Cambria Math" w:hAnsi="Cambria Math" w:eastAsiaTheme="minorEastAsia" w:cstheme="minorBidi"/>
                <w:kern w:val="2"/>
                <w:sz w:val="24"/>
                <w:szCs w:val="22"/>
                <w:lang w:val="en-US" w:eastAsia="zh-Hans" w:bidi="ar-SA"/>
                <w:oMath/>
              </w:rPr>
            </w:pPr>
            <w:r>
              <w:rPr>
                <w:rFonts w:hint="eastAsia" w:hAnsi="Cambria Math" w:cstheme="minorBidi"/>
                <w:kern w:val="2"/>
                <w:sz w:val="24"/>
                <w:szCs w:val="22"/>
                <w:lang w:val="en-US" w:eastAsia="zh-Hans" w:bidi="ar-SA"/>
              </w:rPr>
              <w:t>FL无冲突时隙约束</w:t>
            </w:r>
          </w:p>
        </w:tc>
        <w:tc>
          <w:tcPr>
            <w:tcW w:w="4924" w:type="dxa"/>
            <w:tcBorders>
              <w:left w:val="nil"/>
            </w:tcBorders>
            <w:shd w:val="clear" w:color="auto" w:fill="auto"/>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lang w:val="en-US" w:eastAsia="zh-Hans"/>
              </w:rPr>
              <w:t xml:space="preserve"> ∈ </w:t>
            </w:r>
            <w:r>
              <w:rPr>
                <w:rFonts w:hint="default"/>
                <w:lang w:eastAsia="zh-Hans"/>
              </w:rPr>
              <w:t>FL</w:t>
            </w:r>
            <w:r>
              <w:rPr>
                <w:rFonts w:hint="eastAsia"/>
                <w:lang w:val="en-US" w:eastAsia="zh-Hans"/>
              </w:rPr>
              <w:t xml:space="preserve">, </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eastAsia"/>
                <w:lang w:val="en-US" w:eastAsia="zh-Hans"/>
              </w:rPr>
              <w:t xml:space="preserve">∈ </w:t>
            </w:r>
            <w:r>
              <w:rPr>
                <w:rFonts w:hint="default"/>
                <w:lang w:eastAsia="zh-Hans"/>
              </w:rPr>
              <w:t xml:space="preserve">FL, </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Cs/>
                    </w:rPr>
                  </m:ctrlPr>
                </m:sub>
              </m:sSub>
              <m:r>
                <m:rPr>
                  <m:sty m:val="p"/>
                </m:rPr>
                <w:rPr>
                  <w:rFonts w:ascii="DejaVu Math TeX Gyre" w:hAnsi="DejaVu Math TeX Gyre" w:cs="Times New Roman"/>
                </w:rPr>
                <m:t>≠</m:t>
              </m:r>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eastAsia"/>
                <w:lang w:val="en-US" w:eastAsia="zh-Hans"/>
              </w:rPr>
              <w:t>, e∈</w:t>
            </w:r>
            <m:oMath>
              <m:r>
                <m:rPr>
                  <m:sty m:val="p"/>
                </m:rPr>
                <w:rPr>
                  <w:rFonts w:ascii="DejaVu Math TeX Gyre" w:hAnsi="DejaVu Math TeX Gyre" w:cs="Verdana"/>
                  <w:kern w:val="2"/>
                  <w:sz w:val="24"/>
                  <w:szCs w:val="22"/>
                  <w:lang w:bidi="ar-SA"/>
                </w:rPr>
                <m:t>ε</m:t>
              </m:r>
            </m:oMath>
            <w:r>
              <w:rPr>
                <w:rFonts w:hint="eastAsia"/>
                <w:lang w:val="en-US" w:eastAsia="zh-Hans"/>
              </w:rPr>
              <w:t xml:space="preserve"> :</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∀x ∈ X, y ∈ Y :</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if (u[</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lang w:val="en-US" w:eastAsia="zh-Hans"/>
              </w:rPr>
              <w:t>][e] + u[</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eastAsia"/>
                <w:lang w:val="en-US" w:eastAsia="zh-Hans"/>
              </w:rPr>
              <w:t>][e] ≥ 2) then</w:t>
            </w:r>
          </w:p>
          <w:p>
            <w:pPr>
              <w:keepNext w:val="0"/>
              <w:keepLines w:val="0"/>
              <w:pageBreakBefore w:val="0"/>
              <w:widowControl w:val="0"/>
              <w:kinsoku/>
              <w:wordWrap/>
              <w:overflowPunct/>
              <w:topLinePunct w:val="0"/>
              <w:autoSpaceDE/>
              <w:autoSpaceDN/>
              <w:bidi w:val="0"/>
              <w:adjustRightInd/>
              <w:snapToGrid/>
              <w:jc w:val="left"/>
              <w:textAlignment w:val="auto"/>
              <w:rPr>
                <w:rFonts w:hint="default"/>
                <w:lang w:eastAsia="zh-Hans"/>
              </w:rPr>
            </w:pPr>
            <w:r>
              <w:rPr>
                <w:rFonts w:hint="eastAsia"/>
                <w:lang w:val="en-US" w:eastAsia="zh-Hans"/>
              </w:rPr>
              <w:t>(t[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lang w:val="en-US" w:eastAsia="zh-Hans"/>
              </w:rPr>
              <w:t>][e] + x·</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ascii="Times New Roman" w:hAnsi="DejaVu Math TeX Gyre" w:cs="Times New Roman"/>
                <w:i w:val="0"/>
                <w:iCs/>
              </w:rPr>
              <w:t xml:space="preserve">.p </w:t>
            </w:r>
            <w:r>
              <w:rPr>
                <w:rFonts w:hint="eastAsia"/>
                <w:lang w:val="en-US" w:eastAsia="zh-Hans"/>
              </w:rPr>
              <w:t>≥</w:t>
            </w:r>
            <w:r>
              <w:rPr>
                <w:rFonts w:hint="default"/>
                <w:lang w:eastAsia="zh-Hans"/>
              </w:rPr>
              <w:t xml:space="preserve"> </w:t>
            </w:r>
            <w:r>
              <w:rPr>
                <w:rFonts w:hint="eastAsia"/>
                <w:lang w:val="en-US" w:eastAsia="zh-Hans"/>
              </w:rPr>
              <w:t>t[</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eastAsia"/>
                <w:lang w:val="en-US" w:eastAsia="zh-Hans"/>
              </w:rPr>
              <w:t>][e] + y·</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default" w:ascii="Times New Roman" w:hAnsi="DejaVu Math TeX Gyre"/>
                <w:i w:val="0"/>
                <w:iCs/>
              </w:rPr>
              <w:t>.p</w:t>
            </w:r>
            <w:r>
              <w:rPr>
                <w:rFonts w:hint="eastAsia"/>
                <w:lang w:val="en-US" w:eastAsia="zh-Hans"/>
              </w:rPr>
              <w:t xml:space="preserve"> + </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default" w:ascii="Times New Roman" w:hAnsi="DejaVu Math TeX Gyre"/>
                <w:i w:val="0"/>
                <w:iCs/>
              </w:rPr>
              <w:t>.t</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or t[</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eastAsia"/>
                <w:lang w:val="en-US" w:eastAsia="zh-Hans"/>
              </w:rPr>
              <w:t>][e]</w:t>
            </w:r>
            <w:r>
              <w:rPr>
                <w:rFonts w:hint="default"/>
                <w:lang w:eastAsia="zh-Hans"/>
              </w:rPr>
              <w:t xml:space="preserve"> </w:t>
            </w:r>
            <w:r>
              <w:rPr>
                <w:rFonts w:hint="eastAsia"/>
                <w:lang w:val="en-US" w:eastAsia="zh-Hans"/>
              </w:rPr>
              <w:t>+y·</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hint="default" w:ascii="Times New Roman" w:hAnsi="DejaVu Math TeX Gyre"/>
                <w:i w:val="0"/>
                <w:iCs/>
              </w:rPr>
              <w:t>.p</w:t>
            </w:r>
            <w:r>
              <w:rPr>
                <w:rFonts w:hint="eastAsia"/>
                <w:lang w:val="en-US" w:eastAsia="zh-Hans"/>
              </w:rPr>
              <w:t xml:space="preserve"> ≥ t[</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lang w:val="en-US" w:eastAsia="zh-Hans"/>
              </w:rPr>
              <w:t>][e]+</w:t>
            </w:r>
            <w:r>
              <w:rPr>
                <w:rFonts w:hint="default"/>
                <w:lang w:eastAsia="zh-Hans"/>
              </w:rPr>
              <w:t xml:space="preserve"> </w:t>
            </w:r>
            <w:r>
              <w:rPr>
                <w:rFonts w:hint="eastAsia"/>
                <w:lang w:val="en-US" w:eastAsia="zh-Hans"/>
              </w:rPr>
              <w:t>x·</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ascii="Times New Roman" w:hAnsi="DejaVu Math TeX Gyre" w:cs="Times New Roman"/>
                <w:i w:val="0"/>
                <w:iCs/>
              </w:rPr>
              <w:t xml:space="preserve">.p </w:t>
            </w:r>
            <w:r>
              <w:rPr>
                <w:rFonts w:hint="eastAsia"/>
                <w:lang w:val="en-US" w:eastAsia="zh-Hans"/>
              </w:rPr>
              <w:t>+</w:t>
            </w:r>
            <w:r>
              <w:rPr>
                <w:rFonts w:hint="default"/>
                <w:lang w:eastAsia="zh-Hans"/>
              </w:rPr>
              <w:t xml:space="preserve"> </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default" w:ascii="Times New Roman" w:hAnsi="DejaVu Math TeX Gyre" w:cs="Times New Roman"/>
                <w:i w:val="0"/>
                <w:iCs/>
              </w:rPr>
              <w:t>.t</w:t>
            </w:r>
            <w:r>
              <w:rPr>
                <w:rFonts w:hint="eastAsia"/>
                <w:lang w:val="en-US" w:eastAsia="zh-Hans"/>
              </w:rPr>
              <w:t>)</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with</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Hans"/>
              </w:rPr>
            </w:pPr>
            <w:r>
              <w:rPr>
                <w:rFonts w:hint="eastAsia"/>
                <w:lang w:val="en-US" w:eastAsia="zh-Hans"/>
              </w:rPr>
              <w:t>X =</w:t>
            </w:r>
            <w:r>
              <w:rPr>
                <w:rFonts w:hint="default"/>
                <w:lang w:eastAsia="zh-Hans"/>
              </w:rPr>
              <w:t>{</w:t>
            </w:r>
            <w:r>
              <w:rPr>
                <w:rFonts w:hint="eastAsia"/>
                <w:lang w:val="en-US" w:eastAsia="zh-Hans"/>
              </w:rPr>
              <w:t>x ∈ N : 0 ≤ x ≤</w:t>
            </w:r>
            <w:r>
              <w:rPr>
                <w:rFonts w:hint="default"/>
                <w:lang w:eastAsia="zh-Hans"/>
              </w:rPr>
              <w:t xml:space="preserve"> </w:t>
            </w:r>
            <m:oMath>
              <m:f>
                <m:fPr>
                  <m:ctrlPr>
                    <w:rPr>
                      <w:rFonts w:ascii="DejaVu Math TeX Gyre" w:hAnsi="DejaVu Math TeX Gyre"/>
                      <w:i w:val="0"/>
                      <w:iCs/>
                      <w:lang w:val="en-US"/>
                    </w:rPr>
                  </m:ctrlPr>
                </m:fPr>
                <m:num>
                  <m:r>
                    <m:rPr>
                      <m:sty m:val="p"/>
                    </m:rPr>
                    <w:rPr>
                      <w:rFonts w:hint="default" w:ascii="DejaVu Math TeX Gyre" w:hAnsi="DejaVu Math TeX Gyre"/>
                    </w:rPr>
                    <m:t>sp</m:t>
                  </m:r>
                  <m:ctrlPr>
                    <w:rPr>
                      <w:rFonts w:ascii="DejaVu Math TeX Gyre" w:hAnsi="DejaVu Math TeX Gyre"/>
                      <w:i w:val="0"/>
                      <w:iCs/>
                      <w:lang w:val="en-US"/>
                    </w:rPr>
                  </m:ctrlPr>
                </m:num>
                <m:den>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r>
                    <m:rPr>
                      <m:sty m:val="p"/>
                    </m:rPr>
                    <w:rPr>
                      <w:rFonts w:hint="default" w:ascii="DejaVu Math TeX Gyre" w:hAnsi="DejaVu Math TeX Gyre" w:cs="Times New Roman"/>
                    </w:rPr>
                    <m:t>.p</m:t>
                  </m:r>
                  <m:ctrlPr>
                    <w:rPr>
                      <w:rFonts w:ascii="DejaVu Math TeX Gyre" w:hAnsi="DejaVu Math TeX Gyre"/>
                      <w:i w:val="0"/>
                      <w:iCs/>
                      <w:lang w:val="en-US"/>
                    </w:rPr>
                  </m:ctrlPr>
                </m:den>
              </m:f>
            </m:oMath>
            <w:r>
              <w:rPr>
                <w:rFonts w:hint="default" w:ascii="Times New Roman" w:hAnsi="DejaVu Math TeX Gyre"/>
                <w:i w:val="0"/>
              </w:rPr>
              <w:t>},</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Times New Roman" w:hAnsi="Times New Roman" w:eastAsiaTheme="minorEastAsia" w:cstheme="minorBidi"/>
                <w:kern w:val="2"/>
                <w:sz w:val="24"/>
                <w:szCs w:val="22"/>
                <w:lang w:val="en-US" w:eastAsia="zh-Hans" w:bidi="ar-SA"/>
              </w:rPr>
            </w:pPr>
            <w:r>
              <w:rPr>
                <w:rFonts w:hint="eastAsia"/>
                <w:lang w:val="en-US" w:eastAsia="zh-Hans"/>
              </w:rPr>
              <w:t>Y =</w:t>
            </w:r>
            <w:r>
              <w:rPr>
                <w:rFonts w:hint="default"/>
                <w:lang w:eastAsia="zh-Hans"/>
              </w:rPr>
              <w:t>{</w:t>
            </w:r>
            <w:r>
              <w:rPr>
                <w:rFonts w:hint="eastAsia"/>
                <w:lang w:val="en-US" w:eastAsia="zh-Hans"/>
              </w:rPr>
              <w:t>y ∈ N : 0 ≤ y ≤</w:t>
            </w:r>
            <w:r>
              <w:rPr>
                <w:rFonts w:hint="default"/>
                <w:lang w:eastAsia="zh-Hans"/>
              </w:rPr>
              <w:t xml:space="preserve"> </w:t>
            </w:r>
            <m:oMath>
              <m:f>
                <m:fPr>
                  <m:ctrlPr>
                    <w:rPr>
                      <w:rFonts w:ascii="DejaVu Math TeX Gyre" w:hAnsi="DejaVu Math TeX Gyre"/>
                      <w:i w:val="0"/>
                      <w:iCs/>
                      <w:lang w:val="en-US"/>
                    </w:rPr>
                  </m:ctrlPr>
                </m:fPr>
                <m:num>
                  <m:r>
                    <m:rPr>
                      <m:sty m:val="p"/>
                    </m:rPr>
                    <w:rPr>
                      <w:rFonts w:hint="default" w:ascii="DejaVu Math TeX Gyre" w:hAnsi="DejaVu Math TeX Gyre"/>
                    </w:rPr>
                    <m:t>sp</m:t>
                  </m:r>
                  <m:ctrlPr>
                    <w:rPr>
                      <w:rFonts w:ascii="DejaVu Math TeX Gyre" w:hAnsi="DejaVu Math TeX Gyre"/>
                      <w:i w:val="0"/>
                      <w:iCs/>
                      <w:lang w:val="en-US"/>
                    </w:rPr>
                  </m:ctrlPr>
                </m:num>
                <m:den>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r>
                    <m:rPr>
                      <m:sty m:val="p"/>
                    </m:rPr>
                    <w:rPr>
                      <w:rFonts w:hint="default" w:ascii="DejaVu Math TeX Gyre" w:hAnsi="DejaVu Math TeX Gyre"/>
                    </w:rPr>
                    <m:t>.p</m:t>
                  </m:r>
                  <m:ctrlPr>
                    <w:rPr>
                      <w:rFonts w:ascii="DejaVu Math TeX Gyre" w:hAnsi="DejaVu Math TeX Gyre"/>
                      <w:i w:val="0"/>
                      <w:iCs/>
                      <w:lang w:val="en-US"/>
                    </w:rPr>
                  </m:ctrlPr>
                </m:den>
              </m:f>
            </m:oMath>
            <w:r>
              <w:rPr>
                <w:rFonts w:hint="default" w:ascii="Times New Roman" w:hAnsi="DejaVu Math TeX Gyre"/>
                <w:i w:val="0"/>
              </w:rPr>
              <w:t>}</w:t>
            </w:r>
          </w:p>
        </w:tc>
        <w:tc>
          <w:tcPr>
            <w:tcW w:w="2630" w:type="dxa"/>
            <w:shd w:val="clear" w:color="auto" w:fill="auto"/>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Theme="minorEastAsia" w:cstheme="minorBidi"/>
                <w:kern w:val="2"/>
                <w:sz w:val="24"/>
                <w:szCs w:val="22"/>
                <w:lang w:val="en-US" w:eastAsia="zh-Hans" w:bidi="ar-SA"/>
              </w:rPr>
            </w:pPr>
            <w:r>
              <w:rPr>
                <w:rFonts w:hint="eastAsia"/>
                <w:lang w:val="en-US" w:eastAsia="zh-Hans"/>
              </w:rPr>
              <w:t>对于</w:t>
            </w:r>
            <w:r>
              <w:rPr>
                <w:rFonts w:hint="default"/>
                <w:lang w:eastAsia="zh-Hans"/>
              </w:rPr>
              <w:t>FL</w:t>
            </w:r>
            <w:r>
              <w:rPr>
                <w:rFonts w:hint="eastAsia"/>
                <w:lang w:val="en-US" w:eastAsia="zh-Hans"/>
              </w:rPr>
              <w:t>中任意两个不相同的流</w:t>
            </w:r>
            <m:oMath>
              <m:sSub>
                <m:sSubPr>
                  <m:ctrlPr>
                    <w:rPr>
                      <w:rFonts w:ascii="DejaVu Math TeX Gyre" w:hAnsi="DejaVu Math TeX Gyre" w:cs="Times New Roman"/>
                      <w:i w:val="0"/>
                      <w:iCs/>
                    </w:rPr>
                  </m:ctrlPr>
                </m:sSubPr>
                <m:e>
                  <m:r>
                    <m:rPr>
                      <m:sty m:val="p"/>
                    </m:rPr>
                    <w:rPr>
                      <w:rFonts w:hint="default" w:ascii="DejaVu Math TeX Gyre" w:hAnsi="DejaVu Math TeX Gyre" w:cs="Times New Roman"/>
                      <w:lang w:val="en-US" w:eastAsia="zh-Hans"/>
                    </w:rPr>
                    <m:t>f</m:t>
                  </m:r>
                  <m:ctrlPr>
                    <w:rPr>
                      <w:rFonts w:ascii="DejaVu Math TeX Gyre" w:hAnsi="DejaVu Math TeX Gyre" w:cs="Times New Roman"/>
                      <w:i w:val="0"/>
                      <w:iCs/>
                    </w:rPr>
                  </m:ctrlPr>
                </m:e>
                <m:sub>
                  <m:r>
                    <m:rPr>
                      <m:sty m:val="p"/>
                    </m:rPr>
                    <w:rPr>
                      <w:rFonts w:hint="default" w:ascii="DejaVu Math TeX Gyre" w:hAnsi="DejaVu Math TeX Gyre" w:cs="Times New Roman"/>
                    </w:rPr>
                    <m:t>n</m:t>
                  </m:r>
                  <m:ctrlPr>
                    <w:rPr>
                      <w:rFonts w:ascii="DejaVu Math TeX Gyre" w:hAnsi="DejaVu Math TeX Gyre" w:cs="Times New Roman"/>
                      <w:i w:val="0"/>
                      <w:iCs/>
                    </w:rPr>
                  </m:ctrlPr>
                </m:sub>
              </m:sSub>
            </m:oMath>
            <w:r>
              <w:rPr>
                <w:rFonts w:hint="eastAsia" w:hAnsi="DejaVu Math TeX Gyre" w:cs="Times New Roman"/>
                <w:i w:val="0"/>
                <w:iCs/>
                <w:lang w:val="en-US" w:eastAsia="zh-Hans"/>
              </w:rPr>
              <w:t>和</w:t>
            </w:r>
            <m:oMath>
              <m:sSub>
                <m:sSubPr>
                  <m:ctrlPr>
                    <w:rPr>
                      <w:rFonts w:ascii="DejaVu Math TeX Gyre" w:hAnsi="DejaVu Math TeX Gyre"/>
                      <w:i w:val="0"/>
                      <w:iCs/>
                      <w:lang w:val="en-US"/>
                    </w:rPr>
                  </m:ctrlPr>
                </m:sSubPr>
                <m:e>
                  <m:r>
                    <m:rPr>
                      <m:sty m:val="p"/>
                    </m:rPr>
                    <w:rPr>
                      <w:rFonts w:hint="default" w:ascii="DejaVu Math TeX Gyre" w:hAnsi="DejaVu Math TeX Gyre"/>
                    </w:rPr>
                    <m:t>f</m:t>
                  </m:r>
                  <m:ctrlPr>
                    <w:rPr>
                      <w:rFonts w:ascii="DejaVu Math TeX Gyre" w:hAnsi="DejaVu Math TeX Gyre"/>
                      <w:i w:val="0"/>
                      <w:iCs/>
                      <w:lang w:val="en-US"/>
                    </w:rPr>
                  </m:ctrlPr>
                </m:e>
                <m:sub>
                  <m:r>
                    <m:rPr>
                      <m:sty m:val="p"/>
                    </m:rPr>
                    <w:rPr>
                      <w:rFonts w:hint="default" w:ascii="DejaVu Math TeX Gyre" w:hAnsi="DejaVu Math TeX Gyre"/>
                    </w:rPr>
                    <m:t>c</m:t>
                  </m:r>
                  <m:ctrlPr>
                    <w:rPr>
                      <w:rFonts w:ascii="DejaVu Math TeX Gyre" w:hAnsi="DejaVu Math TeX Gyre"/>
                      <w:i w:val="0"/>
                      <w:iCs/>
                      <w:lang w:val="en-US"/>
                    </w:rPr>
                  </m:ctrlPr>
                </m:sub>
              </m:sSub>
            </m:oMath>
            <w:r>
              <w:rPr>
                <w:rFonts w:ascii="Times New Roman" w:hAnsi="DejaVu Math TeX Gyre"/>
                <w:i w:val="0"/>
                <w:iCs/>
              </w:rPr>
              <w:t>，</w:t>
            </w:r>
            <w:r>
              <w:rPr>
                <w:rFonts w:hint="eastAsia" w:ascii="Times New Roman" w:hAnsi="DejaVu Math TeX Gyre"/>
                <w:i w:val="0"/>
                <w:iCs/>
                <w:lang w:val="en-US" w:eastAsia="zh-Hans"/>
              </w:rPr>
              <w:t>它们在路径中每个交换机端口</w:t>
            </w:r>
            <w:bookmarkStart w:id="0" w:name="_GoBack"/>
            <w:bookmarkEnd w:id="0"/>
            <w:r>
              <w:rPr>
                <w:rFonts w:hint="eastAsia" w:ascii="Times New Roman" w:hAnsi="DejaVu Math TeX Gyre"/>
                <w:i w:val="0"/>
                <w:iCs/>
                <w:lang w:val="en-US" w:eastAsia="zh-Hans"/>
              </w:rPr>
              <w:t>处的传输时间不冲突</w:t>
            </w:r>
          </w:p>
        </w:tc>
      </w:tr>
      <w:tr>
        <w:tc>
          <w:tcPr>
            <w:tcW w:w="1261" w:type="dxa"/>
            <w:tcBorders>
              <w:left w:val="nil"/>
              <w:right w:val="nil"/>
            </w:tcBorders>
            <w:shd w:val="clear" w:color="auto" w:fill="F1F1F1" w:themeFill="background1" w:themeFillShade="F2"/>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default" w:hAnsi="Cambria Math" w:cstheme="minorBidi"/>
                <w:kern w:val="2"/>
                <w:sz w:val="24"/>
                <w:szCs w:val="22"/>
                <w:lang w:val="en-US" w:eastAsia="zh-Hans" w:bidi="ar-SA"/>
              </w:rPr>
            </w:pPr>
            <w:r>
              <w:rPr>
                <w:rFonts w:hint="eastAsia" w:hAnsi="Cambria Math" w:cstheme="minorBidi"/>
                <w:kern w:val="2"/>
                <w:sz w:val="24"/>
                <w:szCs w:val="22"/>
                <w:lang w:val="en-US" w:eastAsia="zh-Hans" w:bidi="ar-SA"/>
              </w:rPr>
              <w:t>SS</w:t>
            </w:r>
            <w:r>
              <w:rPr>
                <w:rFonts w:hint="default" w:hAnsi="Cambria Math" w:cstheme="minorBidi"/>
                <w:kern w:val="2"/>
                <w:sz w:val="24"/>
                <w:szCs w:val="22"/>
                <w:lang w:eastAsia="zh-Hans" w:bidi="ar-SA"/>
              </w:rPr>
              <w:t>T</w:t>
            </w:r>
            <w:r>
              <w:rPr>
                <w:rFonts w:hint="eastAsia" w:hAnsi="Cambria Math" w:cstheme="minorBidi"/>
                <w:kern w:val="2"/>
                <w:sz w:val="24"/>
                <w:szCs w:val="22"/>
                <w:lang w:val="en-US" w:eastAsia="zh-Hans" w:bidi="ar-SA"/>
              </w:rPr>
              <w:t>约束</w:t>
            </w:r>
          </w:p>
        </w:tc>
        <w:tc>
          <w:tcPr>
            <w:tcW w:w="4924" w:type="dxa"/>
            <w:tcBorders>
              <w:left w:val="nil"/>
            </w:tcBorders>
            <w:shd w:val="clear" w:color="auto" w:fill="F1F1F1" w:themeFill="background1" w:themeFillShade="F2"/>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default"/>
                <w:lang w:eastAsia="zh-Hans"/>
              </w:rPr>
            </w:pPr>
            <w:r>
              <w:rPr>
                <w:rFonts w:hint="eastAsia"/>
                <w:lang w:val="en-US" w:eastAsia="zh-Hans"/>
              </w:rPr>
              <w:t xml:space="preserve">∀f ∈ </w:t>
            </w:r>
            <w:r>
              <w:rPr>
                <w:rFonts w:hint="default"/>
                <w:lang w:eastAsia="zh-Hans"/>
              </w:rPr>
              <w:t>FL,x=[0,0,...0] ,x.length=</w:t>
            </w:r>
            <m:oMath>
              <m:f>
                <m:fPr>
                  <m:ctrlPr>
                    <w:rPr>
                      <w:rFonts w:ascii="DejaVu Math TeX Gyre" w:hAnsi="DejaVu Math TeX Gyre"/>
                      <w:i w:val="0"/>
                      <w:iCs/>
                    </w:rPr>
                  </m:ctrlPr>
                </m:fPr>
                <m:num>
                  <m:r>
                    <m:rPr>
                      <m:sty m:val="p"/>
                    </m:rPr>
                    <w:rPr>
                      <w:rFonts w:hint="default" w:ascii="DejaVu Math TeX Gyre" w:hAnsi="DejaVu Math TeX Gyre"/>
                    </w:rPr>
                    <m:t>sp</m:t>
                  </m:r>
                  <m:ctrlPr>
                    <w:rPr>
                      <w:rFonts w:ascii="DejaVu Math TeX Gyre" w:hAnsi="DejaVu Math TeX Gyre"/>
                      <w:i w:val="0"/>
                      <w:iCs/>
                    </w:rPr>
                  </m:ctrlPr>
                </m:num>
                <m:den>
                  <m:r>
                    <m:rPr>
                      <m:sty m:val="p"/>
                    </m:rPr>
                    <w:rPr>
                      <w:rFonts w:hint="default" w:ascii="DejaVu Math TeX Gyre" w:hAnsi="DejaVu Math TeX Gyre"/>
                    </w:rPr>
                    <m:t>bp</m:t>
                  </m:r>
                  <m:ctrlPr>
                    <w:rPr>
                      <w:rFonts w:ascii="DejaVu Math TeX Gyre" w:hAnsi="DejaVu Math TeX Gyre"/>
                      <w:i w:val="0"/>
                      <w:iCs/>
                    </w:rPr>
                  </m:ctrlPr>
                </m:den>
              </m:f>
            </m:oMath>
            <w:r>
              <w:rPr>
                <w:rFonts w:hint="default"/>
                <w:i w:val="0"/>
                <w:iCs/>
                <w:lang w:eastAsia="zh-Hans"/>
              </w:rPr>
              <w:t>:</w:t>
            </w:r>
          </w:p>
          <w:p>
            <w:pPr>
              <w:keepNext w:val="0"/>
              <w:keepLines w:val="0"/>
              <w:pageBreakBefore w:val="0"/>
              <w:widowControl w:val="0"/>
              <w:kinsoku/>
              <w:wordWrap/>
              <w:overflowPunct/>
              <w:topLinePunct w:val="0"/>
              <w:autoSpaceDE/>
              <w:autoSpaceDN/>
              <w:bidi w:val="0"/>
              <w:adjustRightInd/>
              <w:snapToGrid/>
              <w:jc w:val="left"/>
              <w:textAlignment w:val="auto"/>
              <w:rPr>
                <w:rFonts w:hint="default"/>
                <w:lang w:eastAsia="zh-Hans"/>
              </w:rPr>
            </w:pPr>
            <w:r>
              <w:rPr>
                <w:rFonts w:hint="default"/>
                <w:lang w:eastAsia="zh-Hans"/>
              </w:rPr>
              <w:t>x[f.p]</w:t>
            </w:r>
            <w:r>
              <w:rPr>
                <w:rFonts w:hint="eastAsia"/>
                <w:lang w:val="en-US" w:eastAsia="zh-Hans"/>
              </w:rPr>
              <w:t>·</w:t>
            </w:r>
            <w:r>
              <w:rPr>
                <w:rFonts w:hint="default"/>
                <w:lang w:eastAsia="zh-Hans"/>
              </w:rPr>
              <w:t>bp&lt;=f.SST&lt;=(x[f.p]+1)</w:t>
            </w:r>
            <w:r>
              <w:rPr>
                <w:rFonts w:hint="eastAsia"/>
                <w:lang w:val="en-US" w:eastAsia="zh-Hans"/>
              </w:rPr>
              <w:t>·</w:t>
            </w:r>
            <w:r>
              <w:rPr>
                <w:rFonts w:hint="default"/>
                <w:lang w:eastAsia="zh-Hans"/>
              </w:rPr>
              <w:t>bp</w:t>
            </w:r>
          </w:p>
          <w:p>
            <w:pPr>
              <w:keepNext w:val="0"/>
              <w:keepLines w:val="0"/>
              <w:pageBreakBefore w:val="0"/>
              <w:widowControl w:val="0"/>
              <w:kinsoku/>
              <w:wordWrap/>
              <w:overflowPunct/>
              <w:topLinePunct w:val="0"/>
              <w:autoSpaceDE/>
              <w:autoSpaceDN/>
              <w:bidi w:val="0"/>
              <w:adjustRightInd/>
              <w:snapToGrid/>
              <w:jc w:val="left"/>
              <w:textAlignment w:val="auto"/>
              <w:rPr>
                <w:rFonts w:hint="default"/>
                <w:lang w:eastAsia="zh-Hans"/>
              </w:rPr>
            </w:pPr>
            <w:r>
              <w:rPr>
                <w:rFonts w:hint="default"/>
                <w:lang w:eastAsia="zh-Hans"/>
              </w:rPr>
              <w:t>with</w:t>
            </w:r>
          </w:p>
          <w:p>
            <w:pPr>
              <w:keepNext w:val="0"/>
              <w:keepLines w:val="0"/>
              <w:pageBreakBefore w:val="0"/>
              <w:widowControl w:val="0"/>
              <w:kinsoku/>
              <w:wordWrap/>
              <w:overflowPunct/>
              <w:topLinePunct w:val="0"/>
              <w:autoSpaceDE/>
              <w:autoSpaceDN/>
              <w:bidi w:val="0"/>
              <w:adjustRightInd/>
              <w:snapToGrid/>
              <w:jc w:val="left"/>
              <w:textAlignment w:val="auto"/>
              <w:rPr>
                <w:rFonts w:hint="default"/>
                <w:lang w:eastAsia="zh-Hans"/>
              </w:rPr>
            </w:pPr>
            <w:r>
              <w:rPr>
                <w:rFonts w:hint="default"/>
                <w:lang w:eastAsia="zh-Hans"/>
              </w:rPr>
              <w:t>x[f.p]=x[f.p]+1,</w:t>
            </w:r>
          </w:p>
          <w:p>
            <w:pPr>
              <w:keepNext w:val="0"/>
              <w:keepLines w:val="0"/>
              <w:pageBreakBefore w:val="0"/>
              <w:widowControl w:val="0"/>
              <w:kinsoku/>
              <w:wordWrap/>
              <w:overflowPunct/>
              <w:topLinePunct w:val="0"/>
              <w:autoSpaceDE/>
              <w:autoSpaceDN/>
              <w:bidi w:val="0"/>
              <w:adjustRightInd/>
              <w:snapToGrid/>
              <w:jc w:val="left"/>
              <w:textAlignment w:val="auto"/>
              <w:rPr>
                <w:rFonts w:hint="default"/>
                <w:lang w:eastAsia="zh-Hans"/>
              </w:rPr>
            </w:pPr>
            <w:r>
              <w:rPr>
                <w:rFonts w:hint="default"/>
                <w:lang w:eastAsia="zh-Hans"/>
              </w:rPr>
              <w:t xml:space="preserve">x[f.p]=x[f.p] mod </w:t>
            </w:r>
            <m:oMath>
              <m:f>
                <m:fPr>
                  <m:ctrlPr>
                    <w:rPr>
                      <w:rFonts w:ascii="DejaVu Math TeX Gyre" w:hAnsi="DejaVu Math TeX Gyre"/>
                      <w:i w:val="0"/>
                      <w:iCs/>
                      <w:lang w:val="en-US"/>
                    </w:rPr>
                  </m:ctrlPr>
                </m:fPr>
                <m:num>
                  <m:r>
                    <m:rPr>
                      <m:sty m:val="p"/>
                    </m:rPr>
                    <w:rPr>
                      <w:rFonts w:hint="default" w:ascii="DejaVu Math TeX Gyre" w:hAnsi="DejaVu Math TeX Gyre"/>
                    </w:rPr>
                    <m:t>sp</m:t>
                  </m:r>
                  <m:ctrlPr>
                    <w:rPr>
                      <w:rFonts w:ascii="DejaVu Math TeX Gyre" w:hAnsi="DejaVu Math TeX Gyre"/>
                      <w:i w:val="0"/>
                      <w:iCs/>
                      <w:lang w:val="en-US"/>
                    </w:rPr>
                  </m:ctrlPr>
                </m:num>
                <m:den>
                  <m:r>
                    <m:rPr>
                      <m:sty m:val="p"/>
                    </m:rPr>
                    <w:rPr>
                      <w:rFonts w:hint="default" w:ascii="DejaVu Math TeX Gyre" w:hAnsi="DejaVu Math TeX Gyre"/>
                    </w:rPr>
                    <m:t>f.p</m:t>
                  </m:r>
                  <m:ctrlPr>
                    <w:rPr>
                      <w:rFonts w:ascii="DejaVu Math TeX Gyre" w:hAnsi="DejaVu Math TeX Gyre"/>
                      <w:i w:val="0"/>
                      <w:iCs/>
                      <w:lang w:val="en-US"/>
                    </w:rPr>
                  </m:ctrlPr>
                </m:den>
              </m:f>
            </m:oMath>
          </w:p>
        </w:tc>
        <w:tc>
          <w:tcPr>
            <w:tcW w:w="2630" w:type="dxa"/>
            <w:shd w:val="clear" w:color="auto" w:fill="F1F1F1" w:themeFill="background1" w:themeFillShade="F2"/>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Hans"/>
              </w:rPr>
            </w:pPr>
            <w:r>
              <w:rPr>
                <w:rFonts w:hint="eastAsia"/>
                <w:lang w:val="en-US" w:eastAsia="zh-Hans"/>
              </w:rPr>
              <w:t>把流的开始发送时间SS</w:t>
            </w:r>
            <w:r>
              <w:rPr>
                <w:rFonts w:hint="default"/>
                <w:lang w:eastAsia="zh-Hans"/>
              </w:rPr>
              <w:t>T</w:t>
            </w:r>
            <w:r>
              <w:rPr>
                <w:rFonts w:hint="eastAsia"/>
                <w:lang w:val="en-US" w:eastAsia="zh-Hans"/>
              </w:rPr>
              <w:t>分散在各个传输时间范围中</w:t>
            </w:r>
            <w:r>
              <w:rPr>
                <w:rFonts w:hint="default"/>
                <w:lang w:eastAsia="zh-Hans"/>
              </w:rPr>
              <w:t>，</w:t>
            </w:r>
            <w:r>
              <w:rPr>
                <w:rFonts w:hint="eastAsia"/>
                <w:lang w:val="en-US" w:eastAsia="zh-Hans"/>
              </w:rPr>
              <w:t>避免流堆积</w:t>
            </w:r>
          </w:p>
        </w:tc>
      </w:tr>
    </w:tbl>
    <w:p>
      <w:pPr>
        <w:ind w:firstLine="420" w:firstLineChars="0"/>
        <w:jc w:val="left"/>
        <w:rPr>
          <w:rFonts w:hint="default" w:eastAsia="楷体"/>
          <w:szCs w:val="24"/>
          <w:lang w:val="en-US" w:eastAsia="zh-Hans"/>
        </w:rPr>
      </w:pPr>
      <w:r>
        <w:rPr>
          <w:rFonts w:hint="eastAsia" w:ascii="Times New Roman" w:hAnsi="Times New Roman"/>
          <w:lang w:val="en-US" w:eastAsia="zh-Hans"/>
        </w:rPr>
        <w:t>相比于在线调度</w:t>
      </w:r>
      <w:r>
        <w:rPr>
          <w:rFonts w:hint="default" w:ascii="Times New Roman" w:hAnsi="Times New Roman"/>
          <w:lang w:eastAsia="zh-Hans"/>
        </w:rPr>
        <w:t>，</w:t>
      </w:r>
      <w:r>
        <w:rPr>
          <w:rFonts w:hint="eastAsia" w:ascii="Times New Roman" w:hAnsi="Times New Roman"/>
          <w:lang w:val="en-US" w:eastAsia="zh-Hans"/>
        </w:rPr>
        <w:t>本发明改进了批量重配置阶段的目标函数</w:t>
      </w:r>
      <w:r>
        <w:rPr>
          <w:rFonts w:hint="default" w:ascii="Times New Roman" w:hAnsi="Times New Roman"/>
          <w:lang w:eastAsia="zh-Hans"/>
        </w:rPr>
        <w:t>，</w:t>
      </w:r>
      <w:r>
        <w:rPr>
          <w:rFonts w:hint="eastAsia" w:ascii="Times New Roman" w:hAnsi="Times New Roman"/>
          <w:lang w:val="en-US" w:eastAsia="zh-Hans"/>
        </w:rPr>
        <w:t>如表</w:t>
      </w:r>
      <w:r>
        <w:rPr>
          <w:rFonts w:hint="default" w:ascii="Times New Roman" w:hAnsi="Times New Roman"/>
          <w:lang w:eastAsia="zh-Hans"/>
        </w:rPr>
        <w:t>8</w:t>
      </w:r>
      <w:r>
        <w:rPr>
          <w:rFonts w:hint="eastAsia" w:ascii="Times New Roman" w:hAnsi="Times New Roman"/>
          <w:lang w:val="en-US" w:eastAsia="zh-Hans"/>
        </w:rPr>
        <w:t>所示</w:t>
      </w:r>
    </w:p>
    <w:p>
      <w:pPr>
        <w:jc w:val="center"/>
        <w:rPr>
          <w:rFonts w:hint="default" w:eastAsia="楷体"/>
          <w:szCs w:val="24"/>
          <w:lang w:val="en-US"/>
        </w:rPr>
      </w:pPr>
      <w:r>
        <w:rPr>
          <w:rFonts w:hint="eastAsia" w:eastAsia="楷体"/>
          <w:szCs w:val="24"/>
        </w:rPr>
        <w:t>表</w:t>
      </w:r>
      <w:r>
        <w:rPr>
          <w:rFonts w:hint="default" w:eastAsia="楷体"/>
          <w:szCs w:val="24"/>
        </w:rPr>
        <w:t>8</w:t>
      </w:r>
      <w:r>
        <w:rPr>
          <w:rFonts w:eastAsia="楷体"/>
          <w:szCs w:val="24"/>
        </w:rPr>
        <w:t xml:space="preserve"> </w:t>
      </w:r>
      <w:r>
        <w:rPr>
          <w:rFonts w:hint="eastAsia" w:eastAsia="楷体"/>
          <w:szCs w:val="24"/>
          <w:lang w:val="en-US" w:eastAsia="zh-Hans"/>
        </w:rPr>
        <w:t>批量重配置阶段新的目标函数</w:t>
      </w:r>
    </w:p>
    <w:tbl>
      <w:tblPr>
        <w:tblStyle w:val="9"/>
        <w:tblW w:w="8815" w:type="dxa"/>
        <w:tblInd w:w="0" w:type="dxa"/>
        <w:tblLayout w:type="autofit"/>
        <w:tblCellMar>
          <w:top w:w="0" w:type="dxa"/>
          <w:left w:w="108" w:type="dxa"/>
          <w:bottom w:w="0" w:type="dxa"/>
          <w:right w:w="108" w:type="dxa"/>
        </w:tblCellMar>
      </w:tblPr>
      <w:tblGrid>
        <w:gridCol w:w="1251"/>
        <w:gridCol w:w="5039"/>
        <w:gridCol w:w="2525"/>
      </w:tblGrid>
      <w:tr>
        <w:tc>
          <w:tcPr>
            <w:tcW w:w="1251" w:type="dxa"/>
            <w:tcBorders>
              <w:top w:val="single" w:color="auto" w:sz="4" w:space="0"/>
              <w:bottom w:val="single" w:color="auto" w:sz="4" w:space="0"/>
              <w:insideH w:val="single" w:sz="4" w:space="0"/>
            </w:tcBorders>
          </w:tcPr>
          <w:p>
            <w:pPr>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b/>
                <w:bCs/>
                <w:caps w:val="0"/>
                <w:lang w:val="en-US" w:eastAsia="zh-Hans"/>
              </w:rPr>
            </w:pPr>
          </w:p>
        </w:tc>
        <w:tc>
          <w:tcPr>
            <w:tcW w:w="5039" w:type="dxa"/>
            <w:tcBorders>
              <w:top w:val="single" w:color="auto" w:sz="4" w:space="0"/>
              <w:bottom w:val="single" w:color="auto" w:sz="4" w:space="0"/>
              <w:insideH w:val="single" w:sz="4" w:space="0"/>
            </w:tcBorders>
          </w:tcPr>
          <w:p>
            <w:pPr>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b/>
                <w:bCs/>
                <w:caps w:val="0"/>
                <w:lang w:val="en-US" w:eastAsia="zh-Hans"/>
              </w:rPr>
            </w:pPr>
            <w:r>
              <w:rPr>
                <w:rFonts w:hint="eastAsia"/>
                <w:b/>
                <w:bCs/>
                <w:caps w:val="0"/>
                <w:lang w:val="en-US" w:eastAsia="zh-Hans"/>
              </w:rPr>
              <w:t>公式表达</w:t>
            </w:r>
          </w:p>
        </w:tc>
        <w:tc>
          <w:tcPr>
            <w:tcW w:w="2525" w:type="dxa"/>
            <w:tcBorders>
              <w:top w:val="single" w:color="auto" w:sz="4" w:space="0"/>
              <w:bottom w:val="single" w:color="auto" w:sz="4" w:space="0"/>
              <w:insideH w:val="single" w:sz="4" w:space="0"/>
            </w:tcBorders>
          </w:tcPr>
          <w:p>
            <w:pPr>
              <w:keepNext w:val="0"/>
              <w:keepLines w:val="0"/>
              <w:pageBreakBefore w:val="0"/>
              <w:widowControl w:val="0"/>
              <w:kinsoku/>
              <w:wordWrap/>
              <w:overflowPunct/>
              <w:topLinePunct w:val="0"/>
              <w:autoSpaceDE/>
              <w:autoSpaceDN/>
              <w:bidi w:val="0"/>
              <w:adjustRightInd/>
              <w:snapToGrid/>
              <w:jc w:val="center"/>
              <w:textAlignment w:val="auto"/>
              <w:rPr>
                <w:rFonts w:hint="default"/>
                <w:b/>
                <w:bCs/>
                <w:caps w:val="0"/>
                <w:lang w:val="en-US" w:eastAsia="zh-Hans"/>
              </w:rPr>
            </w:pPr>
            <w:r>
              <w:rPr>
                <w:rFonts w:hint="eastAsia"/>
                <w:b/>
                <w:bCs/>
                <w:caps w:val="0"/>
                <w:lang w:val="en-US" w:eastAsia="zh-Hans"/>
              </w:rPr>
              <w:t>说明</w:t>
            </w:r>
          </w:p>
        </w:tc>
      </w:tr>
      <w:tr>
        <w:tc>
          <w:tcPr>
            <w:tcW w:w="0" w:type="auto"/>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Cambria Math" w:eastAsiaTheme="minorEastAsia" w:cstheme="minorBidi"/>
                <w:kern w:val="2"/>
                <w:sz w:val="24"/>
                <w:szCs w:val="22"/>
                <w:lang w:val="en-US" w:eastAsia="zh-Hans" w:bidi="ar-SA"/>
              </w:rPr>
            </w:pPr>
            <w:r>
              <w:rPr>
                <w:rFonts w:hint="eastAsia" w:hAnsi="Cambria Math" w:cstheme="minorBidi"/>
                <w:kern w:val="2"/>
                <w:sz w:val="24"/>
                <w:szCs w:val="22"/>
                <w:lang w:val="en-US" w:eastAsia="zh-Hans" w:bidi="ar-SA"/>
              </w:rPr>
              <w:t>目标函数</w:t>
            </w:r>
          </w:p>
        </w:tc>
        <w:tc>
          <w:tcPr>
            <w:tcW w:w="5039" w:type="dxa"/>
            <w:vAlign w:val="top"/>
          </w:tcPr>
          <w:p>
            <w:pPr>
              <w:keepNext w:val="0"/>
              <w:keepLines w:val="0"/>
              <w:pageBreakBefore w:val="0"/>
              <w:widowControl w:val="0"/>
              <w:kinsoku/>
              <w:wordWrap/>
              <w:overflowPunct/>
              <w:topLinePunct w:val="0"/>
              <w:autoSpaceDE/>
              <w:autoSpaceDN/>
              <w:bidi w:val="0"/>
              <w:adjustRightInd/>
              <w:snapToGrid/>
              <w:jc w:val="left"/>
              <w:textAlignment w:val="auto"/>
              <w:rPr>
                <w:rFonts w:hint="eastAsia"/>
                <w:i w:val="0"/>
                <w:iCs w:val="0"/>
                <w:lang w:val="en-US" w:eastAsia="zh-Hans"/>
              </w:rPr>
            </w:pPr>
            <w:r>
              <w:rPr>
                <w:rFonts w:hint="eastAsia"/>
                <w:i w:val="0"/>
                <w:iCs w:val="0"/>
                <w:lang w:val="en-US" w:eastAsia="zh-Hans"/>
              </w:rPr>
              <w:t xml:space="preserve">∀f ∈ </w:t>
            </w:r>
            <w:r>
              <w:rPr>
                <w:rFonts w:hint="default"/>
                <w:i w:val="0"/>
                <w:iCs w:val="0"/>
                <w:lang w:eastAsia="zh-Hans"/>
              </w:rPr>
              <w:t>FL,</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Times New Roman" w:hAnsi="Times New Roman" w:eastAsiaTheme="minorEastAsia" w:cstheme="minorBidi"/>
                <w:kern w:val="2"/>
                <w:sz w:val="24"/>
                <w:szCs w:val="22"/>
                <w:lang w:val="en-US" w:eastAsia="zh-Hans" w:bidi="ar-SA"/>
              </w:rPr>
            </w:pPr>
            <w:r>
              <w:rPr>
                <w:rFonts w:hint="eastAsia"/>
                <w:i w:val="0"/>
                <w:iCs w:val="0"/>
                <w:lang w:val="en-US" w:eastAsia="zh-Hans"/>
              </w:rPr>
              <w:t>minimize (</w:t>
            </w:r>
            <w:r>
              <w:rPr>
                <w:rFonts w:hint="default"/>
                <w:i w:val="0"/>
                <w:iCs w:val="0"/>
                <w:lang w:eastAsia="zh-Hans"/>
              </w:rPr>
              <w:t>sum(</w:t>
            </w:r>
            <m:oMath>
              <m:f>
                <m:fPr>
                  <m:ctrlPr>
                    <w:rPr>
                      <w:rFonts w:ascii="DejaVu Math TeX Gyre" w:hAnsi="DejaVu Math TeX Gyre"/>
                      <w:i w:val="0"/>
                      <w:iCs w:val="0"/>
                    </w:rPr>
                  </m:ctrlPr>
                </m:fPr>
                <m:num>
                  <m:r>
                    <m:rPr>
                      <m:sty m:val="p"/>
                    </m:rPr>
                    <w:rPr>
                      <w:rFonts w:hint="default" w:ascii="DejaVu Math TeX Gyre" w:hAnsi="DejaVu Math TeX Gyre"/>
                    </w:rPr>
                    <m:t>sp</m:t>
                  </m:r>
                  <m:ctrlPr>
                    <w:rPr>
                      <w:rFonts w:ascii="DejaVu Math TeX Gyre" w:hAnsi="DejaVu Math TeX Gyre"/>
                      <w:i w:val="0"/>
                      <w:iCs w:val="0"/>
                    </w:rPr>
                  </m:ctrlPr>
                </m:num>
                <m:den>
                  <m:r>
                    <m:rPr>
                      <m:sty m:val="p"/>
                    </m:rPr>
                    <w:rPr>
                      <w:rFonts w:hint="default" w:ascii="DejaVu Math TeX Gyre" w:hAnsi="DejaVu Math TeX Gyre"/>
                    </w:rPr>
                    <m:t>f.p</m:t>
                  </m:r>
                  <m:ctrlPr>
                    <w:rPr>
                      <w:rFonts w:ascii="DejaVu Math TeX Gyre" w:hAnsi="DejaVu Math TeX Gyre"/>
                      <w:i w:val="0"/>
                      <w:iCs w:val="0"/>
                    </w:rPr>
                  </m:ctrlPr>
                </m:den>
              </m:f>
              <m:r>
                <m:rPr>
                  <m:sty m:val="p"/>
                </m:rPr>
                <w:rPr>
                  <w:rFonts w:ascii="DejaVu Math TeX Gyre" w:hAnsi="DejaVu Math TeX Gyre"/>
                </w:rPr>
                <m:t>×</m:t>
              </m:r>
            </m:oMath>
            <w:r>
              <w:rPr>
                <w:rFonts w:hint="default" w:ascii="Times New Roman" w:hAnsi="DejaVu Math TeX Gyre"/>
                <w:i w:val="0"/>
                <w:iCs w:val="0"/>
              </w:rPr>
              <w:t xml:space="preserve"> f.t </w:t>
            </w:r>
            <m:oMath>
              <m:r>
                <m:rPr>
                  <m:sty m:val="p"/>
                </m:rPr>
                <w:rPr>
                  <w:rFonts w:ascii="DejaVu Math TeX Gyre" w:hAnsi="DejaVu Math TeX Gyre"/>
                </w:rPr>
                <m:t>×</m:t>
              </m:r>
            </m:oMath>
            <w:r>
              <w:rPr>
                <w:rFonts w:hint="default" w:ascii="Times New Roman" w:hAnsi="DejaVu Math TeX Gyre"/>
                <w:b w:val="0"/>
                <w:i w:val="0"/>
              </w:rPr>
              <w:t xml:space="preserve"> </w:t>
            </w:r>
            <w:r>
              <w:rPr>
                <w:rFonts w:hint="default" w:ascii="Times New Roman" w:hAnsi="DejaVu Math TeX Gyre"/>
                <w:i w:val="0"/>
                <w:iCs w:val="0"/>
              </w:rPr>
              <w:t>(f.</w:t>
            </w:r>
            <w:r>
              <w:rPr>
                <w:rFonts w:hint="default"/>
                <w:lang w:eastAsia="zh-Hans"/>
              </w:rPr>
              <w:t xml:space="preserve">SST </w:t>
            </w:r>
            <w:r>
              <w:rPr>
                <w:rFonts w:hint="default" w:ascii="Times New Roman" w:hAnsi="DejaVu Math TeX Gyre"/>
                <w:i w:val="0"/>
                <w:iCs w:val="0"/>
              </w:rPr>
              <w:t>mod bp)</w:t>
            </w:r>
            <w:r>
              <w:rPr>
                <w:rFonts w:hint="default"/>
                <w:i w:val="0"/>
                <w:iCs w:val="0"/>
                <w:lang w:eastAsia="zh-Hans"/>
              </w:rPr>
              <w:t>)</w:t>
            </w:r>
            <w:r>
              <w:rPr>
                <w:rFonts w:hint="eastAsia"/>
                <w:i w:val="0"/>
                <w:iCs w:val="0"/>
                <w:lang w:val="en-US" w:eastAsia="zh-Hans"/>
              </w:rPr>
              <w:t>)</w:t>
            </w:r>
          </w:p>
        </w:tc>
        <w:tc>
          <w:tcPr>
            <w:tcW w:w="2525" w:type="dxa"/>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Theme="minorEastAsia" w:cstheme="minorBidi"/>
                <w:kern w:val="2"/>
                <w:sz w:val="24"/>
                <w:szCs w:val="22"/>
                <w:lang w:eastAsia="zh-Hans" w:bidi="ar-SA"/>
              </w:rPr>
            </w:pPr>
            <w:r>
              <w:rPr>
                <w:rFonts w:hint="eastAsia"/>
                <w:lang w:val="en-US" w:eastAsia="zh-Hans"/>
              </w:rPr>
              <w:t>每个流的</w:t>
            </w:r>
            <w:r>
              <w:rPr>
                <w:rFonts w:hint="default"/>
                <w:lang w:eastAsia="zh-Hans"/>
              </w:rPr>
              <w:t>SST</w:t>
            </w:r>
            <w:r>
              <w:rPr>
                <w:rFonts w:hint="eastAsia"/>
                <w:lang w:val="en-US" w:eastAsia="zh-Hans"/>
              </w:rPr>
              <w:t>对基周期取模后</w:t>
            </w:r>
            <w:r>
              <w:rPr>
                <w:rFonts w:hint="default"/>
                <w:lang w:eastAsia="zh-Hans"/>
              </w:rPr>
              <w:t>，</w:t>
            </w:r>
            <w:r>
              <w:rPr>
                <w:rFonts w:hint="eastAsia"/>
                <w:lang w:val="en-US" w:eastAsia="zh-Hans"/>
              </w:rPr>
              <w:t>乘上周期和传输时间的权重</w:t>
            </w:r>
          </w:p>
        </w:tc>
      </w:tr>
    </w:tbl>
    <w:p>
      <w:pPr>
        <w:spacing w:before="156" w:beforeLines="50" w:line="360" w:lineRule="auto"/>
        <w:ind w:right="480" w:rightChars="200" w:firstLine="480" w:firstLineChars="200"/>
        <w:jc w:val="left"/>
        <w:rPr>
          <w:rFonts w:hint="default" w:hAnsi="Cambria Math" w:cstheme="minorBidi"/>
          <w:kern w:val="2"/>
          <w:sz w:val="24"/>
          <w:szCs w:val="22"/>
          <w:lang w:eastAsia="zh-Hans" w:bidi="ar-SA"/>
        </w:rPr>
      </w:pPr>
      <w:r>
        <w:rPr>
          <w:rFonts w:hint="eastAsia" w:hAnsi="Cambria Math" w:cstheme="minorBidi"/>
          <w:kern w:val="2"/>
          <w:sz w:val="24"/>
          <w:szCs w:val="22"/>
          <w:lang w:val="en-US" w:eastAsia="zh-Hans" w:bidi="ar-SA"/>
        </w:rPr>
        <w:t>FL无冲突时隙约束保证了流集合FL中所有流的传输时间不会产生冲突</w:t>
      </w:r>
      <w:r>
        <w:rPr>
          <w:rFonts w:hint="default" w:hAnsi="Cambria Math" w:cstheme="minorBidi"/>
          <w:kern w:val="2"/>
          <w:sz w:val="24"/>
          <w:szCs w:val="22"/>
          <w:lang w:eastAsia="zh-Hans" w:bidi="ar-SA"/>
        </w:rPr>
        <w:t>。</w:t>
      </w:r>
    </w:p>
    <w:p>
      <w:pPr>
        <w:spacing w:before="156" w:beforeLines="50" w:line="360" w:lineRule="auto"/>
        <w:ind w:right="480" w:rightChars="200" w:firstLine="480" w:firstLineChars="200"/>
        <w:jc w:val="left"/>
        <w:rPr>
          <w:rFonts w:hint="default" w:ascii="Times New Roman" w:hAnsi="DejaVu Math TeX Gyre" w:cs="Times New Roman"/>
          <w:i w:val="0"/>
          <w:iCs/>
          <w:lang w:eastAsia="zh-Hans"/>
        </w:rPr>
      </w:pPr>
      <w:r>
        <w:rPr>
          <w:rFonts w:hint="eastAsia" w:hAnsi="Cambria Math" w:cstheme="minorBidi"/>
          <w:kern w:val="2"/>
          <w:sz w:val="24"/>
          <w:szCs w:val="22"/>
          <w:lang w:val="en-US" w:eastAsia="zh-Hans" w:bidi="ar-SA"/>
        </w:rPr>
        <w:t>传统在线调度的目标函数仅仅是最小化流的开始发送时间</w:t>
      </w:r>
      <w:r>
        <w:rPr>
          <w:rFonts w:hint="default" w:hAnsi="Cambria Math" w:cstheme="minorBidi"/>
          <w:kern w:val="2"/>
          <w:sz w:val="24"/>
          <w:szCs w:val="22"/>
          <w:lang w:eastAsia="zh-Hans" w:bidi="ar-SA"/>
        </w:rPr>
        <w:t>，</w:t>
      </w:r>
      <w:r>
        <w:rPr>
          <w:rFonts w:hint="eastAsia" w:hAnsi="Cambria Math" w:cstheme="minorBidi"/>
          <w:kern w:val="2"/>
          <w:sz w:val="24"/>
          <w:szCs w:val="22"/>
          <w:lang w:val="en-US" w:eastAsia="zh-Hans" w:bidi="ar-SA"/>
        </w:rPr>
        <w:t>它对不同传输时间</w:t>
      </w:r>
      <w:r>
        <w:rPr>
          <w:rFonts w:hint="default" w:hAnsi="Cambria Math" w:cstheme="minorBidi"/>
          <w:kern w:val="2"/>
          <w:sz w:val="24"/>
          <w:szCs w:val="22"/>
          <w:lang w:eastAsia="zh-Hans" w:bidi="ar-SA"/>
        </w:rPr>
        <w:t>、</w:t>
      </w:r>
      <w:r>
        <w:rPr>
          <w:rFonts w:hint="eastAsia" w:hAnsi="Cambria Math" w:cstheme="minorBidi"/>
          <w:kern w:val="2"/>
          <w:sz w:val="24"/>
          <w:szCs w:val="22"/>
          <w:lang w:val="en-US" w:eastAsia="zh-Hans" w:bidi="ar-SA"/>
        </w:rPr>
        <w:t>不同周期的流采取相同的衡量标准</w:t>
      </w:r>
      <w:r>
        <w:rPr>
          <w:rFonts w:hint="default" w:hAnsi="Cambria Math" w:cstheme="minorBidi"/>
          <w:kern w:val="2"/>
          <w:sz w:val="24"/>
          <w:szCs w:val="22"/>
          <w:lang w:eastAsia="zh-Hans" w:bidi="ar-SA"/>
        </w:rPr>
        <w:t>，</w:t>
      </w:r>
      <w:r>
        <w:rPr>
          <w:rFonts w:hint="eastAsia" w:hAnsi="Cambria Math" w:cstheme="minorBidi"/>
          <w:kern w:val="2"/>
          <w:sz w:val="24"/>
          <w:szCs w:val="22"/>
          <w:lang w:val="en-US" w:eastAsia="zh-Hans" w:bidi="ar-SA"/>
        </w:rPr>
        <w:t>会导致大量的流聚集在第一个传输时间范围中进行传输</w:t>
      </w:r>
      <w:r>
        <w:rPr>
          <w:rFonts w:hint="default" w:hAnsi="Cambria Math" w:cstheme="minorBidi"/>
          <w:kern w:val="2"/>
          <w:sz w:val="24"/>
          <w:szCs w:val="22"/>
          <w:lang w:eastAsia="zh-Hans" w:bidi="ar-SA"/>
        </w:rPr>
        <w:t>，</w:t>
      </w:r>
      <w:r>
        <w:rPr>
          <w:rFonts w:hint="eastAsia" w:hAnsi="Cambria Math" w:cstheme="minorBidi"/>
          <w:kern w:val="2"/>
          <w:sz w:val="24"/>
          <w:szCs w:val="22"/>
          <w:lang w:val="en-US" w:eastAsia="zh-Hans" w:bidi="ar-SA"/>
        </w:rPr>
        <w:t>而其余传输时间范围中的空余时间很少被使用</w:t>
      </w:r>
      <w:r>
        <w:rPr>
          <w:rFonts w:hint="default" w:hAnsi="Cambria Math" w:cstheme="minorBidi"/>
          <w:kern w:val="2"/>
          <w:sz w:val="24"/>
          <w:szCs w:val="22"/>
          <w:lang w:eastAsia="zh-Hans" w:bidi="ar-SA"/>
        </w:rPr>
        <w:t>，</w:t>
      </w:r>
      <w:r>
        <w:rPr>
          <w:rFonts w:hint="eastAsia" w:hAnsi="Cambria Math" w:cstheme="minorBidi"/>
          <w:kern w:val="2"/>
          <w:sz w:val="24"/>
          <w:szCs w:val="22"/>
          <w:lang w:val="en-US" w:eastAsia="zh-Hans" w:bidi="ar-SA"/>
        </w:rPr>
        <w:t>造成时隙资源的浪费</w:t>
      </w:r>
      <w:r>
        <w:rPr>
          <w:rFonts w:hint="default" w:hAnsi="Cambria Math" w:cstheme="minorBidi"/>
          <w:kern w:val="2"/>
          <w:sz w:val="24"/>
          <w:szCs w:val="22"/>
          <w:lang w:eastAsia="zh-Hans" w:bidi="ar-SA"/>
        </w:rPr>
        <w:t>。</w:t>
      </w:r>
      <w:r>
        <w:rPr>
          <w:rFonts w:hint="eastAsia" w:hAnsi="Cambria Math" w:cstheme="minorBidi"/>
          <w:kern w:val="2"/>
          <w:sz w:val="24"/>
          <w:szCs w:val="22"/>
          <w:lang w:val="en-US" w:eastAsia="zh-Hans" w:bidi="ar-SA"/>
        </w:rPr>
        <w:t>而本发明提出的</w:t>
      </w:r>
      <w:r>
        <w:rPr>
          <w:rFonts w:hint="default"/>
          <w:lang w:eastAsia="zh-Hans"/>
        </w:rPr>
        <w:t>SST</w:t>
      </w:r>
      <w:r>
        <w:rPr>
          <w:rFonts w:hint="eastAsia" w:hAnsi="Cambria Math" w:cstheme="minorBidi"/>
          <w:kern w:val="2"/>
          <w:sz w:val="24"/>
          <w:szCs w:val="22"/>
          <w:lang w:val="en-US" w:eastAsia="zh-Hans" w:bidi="ar-SA"/>
        </w:rPr>
        <w:t>约束和</w:t>
      </w:r>
      <w:r>
        <w:rPr>
          <w:rFonts w:hint="eastAsia" w:ascii="Times New Roman" w:hAnsi="Times New Roman"/>
          <w:lang w:val="en-US" w:eastAsia="zh-Hans"/>
        </w:rPr>
        <w:t>批量重配置阶段</w:t>
      </w:r>
      <w:r>
        <w:rPr>
          <w:rFonts w:hint="eastAsia"/>
          <w:lang w:val="en-US" w:eastAsia="zh-Hans"/>
        </w:rPr>
        <w:t>新</w:t>
      </w:r>
      <w:r>
        <w:rPr>
          <w:rFonts w:hint="eastAsia" w:ascii="Times New Roman" w:hAnsi="Times New Roman"/>
          <w:lang w:val="en-US" w:eastAsia="zh-Hans"/>
        </w:rPr>
        <w:t>的目标函数则有效</w:t>
      </w:r>
      <w:r>
        <w:rPr>
          <w:rFonts w:hint="eastAsia"/>
          <w:lang w:val="en-US" w:eastAsia="zh-Hans"/>
        </w:rPr>
        <w:t>地</w:t>
      </w:r>
      <w:r>
        <w:rPr>
          <w:rFonts w:hint="eastAsia" w:ascii="Times New Roman" w:hAnsi="Times New Roman"/>
          <w:lang w:val="en-US" w:eastAsia="zh-Hans"/>
        </w:rPr>
        <w:t>解决了这个问题</w:t>
      </w:r>
      <w:r>
        <w:rPr>
          <w:rFonts w:hint="default" w:ascii="Times New Roman" w:hAnsi="Times New Roman"/>
          <w:lang w:eastAsia="zh-Hans"/>
        </w:rPr>
        <w:t>。</w:t>
      </w:r>
    </w:p>
    <w:p>
      <w:pPr>
        <w:spacing w:before="156" w:beforeLines="50" w:line="360" w:lineRule="auto"/>
        <w:ind w:right="480" w:rightChars="200" w:firstLine="480" w:firstLineChars="200"/>
        <w:jc w:val="left"/>
        <w:rPr>
          <w:rFonts w:hint="default" w:hAnsi="Cambria Math" w:cstheme="minorBidi"/>
          <w:kern w:val="2"/>
          <w:sz w:val="24"/>
          <w:szCs w:val="22"/>
          <w:lang w:eastAsia="zh-Hans" w:bidi="ar-SA"/>
        </w:rPr>
      </w:pPr>
      <w:r>
        <w:rPr>
          <w:rFonts w:hint="default"/>
          <w:lang w:eastAsia="zh-Hans"/>
        </w:rPr>
        <w:t>SST</w:t>
      </w:r>
      <w:r>
        <w:rPr>
          <w:rFonts w:hint="eastAsia" w:hAnsi="Cambria Math" w:cstheme="minorBidi"/>
          <w:kern w:val="2"/>
          <w:sz w:val="24"/>
          <w:szCs w:val="22"/>
          <w:lang w:val="en-US" w:eastAsia="zh-Hans" w:bidi="ar-SA"/>
        </w:rPr>
        <w:t>约束使得每个流的开始发送时间限制在不同的传输时间范围中</w:t>
      </w:r>
      <w:r>
        <w:rPr>
          <w:rFonts w:hint="default" w:hAnsi="Cambria Math" w:cstheme="minorBidi"/>
          <w:kern w:val="2"/>
          <w:sz w:val="24"/>
          <w:szCs w:val="22"/>
          <w:lang w:eastAsia="zh-Hans" w:bidi="ar-SA"/>
        </w:rPr>
        <w:t>，</w:t>
      </w:r>
      <w:r>
        <w:rPr>
          <w:rFonts w:hint="eastAsia" w:hAnsi="Cambria Math" w:cstheme="minorBidi"/>
          <w:kern w:val="2"/>
          <w:sz w:val="24"/>
          <w:szCs w:val="22"/>
          <w:lang w:val="en-US" w:eastAsia="zh-Hans" w:bidi="ar-SA"/>
        </w:rPr>
        <w:t>一方面可以避免不同的流在某一时间段产生聚集</w:t>
      </w:r>
      <w:r>
        <w:rPr>
          <w:rFonts w:hint="default" w:hAnsi="Cambria Math" w:cstheme="minorBidi"/>
          <w:kern w:val="2"/>
          <w:sz w:val="24"/>
          <w:szCs w:val="22"/>
          <w:lang w:eastAsia="zh-Hans" w:bidi="ar-SA"/>
        </w:rPr>
        <w:t>，</w:t>
      </w:r>
      <w:r>
        <w:rPr>
          <w:rFonts w:hint="eastAsia" w:hAnsi="Cambria Math" w:cstheme="minorBidi"/>
          <w:kern w:val="2"/>
          <w:sz w:val="24"/>
          <w:szCs w:val="22"/>
          <w:lang w:val="en-US" w:eastAsia="zh-Hans" w:bidi="ar-SA"/>
        </w:rPr>
        <w:t>另一方面缩小</w:t>
      </w:r>
      <w:r>
        <w:rPr>
          <w:rFonts w:hint="default"/>
          <w:lang w:eastAsia="zh-Hans"/>
        </w:rPr>
        <w:t>SST</w:t>
      </w:r>
      <w:r>
        <w:rPr>
          <w:rFonts w:hint="eastAsia" w:hAnsi="Cambria Math" w:cstheme="minorBidi"/>
          <w:kern w:val="2"/>
          <w:sz w:val="24"/>
          <w:szCs w:val="22"/>
          <w:lang w:val="en-US" w:eastAsia="zh-Hans" w:bidi="ar-SA"/>
        </w:rPr>
        <w:t>的范围可以加快求解器的计算速度</w:t>
      </w:r>
      <w:r>
        <w:rPr>
          <w:rFonts w:hint="default" w:hAnsi="Cambria Math" w:cstheme="minorBidi"/>
          <w:kern w:val="2"/>
          <w:sz w:val="24"/>
          <w:szCs w:val="22"/>
          <w:lang w:eastAsia="zh-Hans" w:bidi="ar-SA"/>
        </w:rPr>
        <w:t>。</w:t>
      </w:r>
    </w:p>
    <w:p>
      <w:pPr>
        <w:spacing w:before="156" w:beforeLines="50" w:line="360" w:lineRule="auto"/>
        <w:ind w:right="480" w:rightChars="200" w:firstLine="480" w:firstLineChars="200"/>
        <w:jc w:val="left"/>
        <w:rPr>
          <w:rFonts w:hint="default" w:hAnsi="Cambria Math" w:cstheme="minorBidi"/>
          <w:kern w:val="2"/>
          <w:sz w:val="24"/>
          <w:szCs w:val="22"/>
          <w:lang w:eastAsia="zh-Hans" w:bidi="ar-SA"/>
        </w:rPr>
      </w:pPr>
      <w:r>
        <w:rPr>
          <w:rFonts w:hint="eastAsia" w:ascii="Times New Roman" w:hAnsi="Times New Roman"/>
          <w:lang w:val="en-US" w:eastAsia="zh-Hans"/>
        </w:rPr>
        <w:t>批量重配置阶段</w:t>
      </w:r>
      <w:r>
        <w:rPr>
          <w:rFonts w:hint="eastAsia"/>
          <w:lang w:val="en-US" w:eastAsia="zh-Hans"/>
        </w:rPr>
        <w:t>新</w:t>
      </w:r>
      <w:r>
        <w:rPr>
          <w:rFonts w:hint="eastAsia" w:ascii="Times New Roman" w:hAnsi="Times New Roman"/>
          <w:lang w:val="en-US" w:eastAsia="zh-Hans"/>
        </w:rPr>
        <w:t>的目标函数综合考虑了流的周期和传输时间</w:t>
      </w:r>
      <w:r>
        <w:rPr>
          <w:rFonts w:hint="default" w:ascii="Times New Roman" w:hAnsi="Times New Roman"/>
          <w:lang w:eastAsia="zh-Hans"/>
        </w:rPr>
        <w:t>，</w:t>
      </w:r>
      <w:r>
        <w:rPr>
          <w:rFonts w:hint="eastAsia" w:ascii="Times New Roman" w:hAnsi="Times New Roman"/>
          <w:lang w:val="en-US" w:eastAsia="zh-Hans"/>
        </w:rPr>
        <w:t>不同周期和传输时间的流被赋予不同的权重</w:t>
      </w:r>
      <w:r>
        <w:rPr>
          <w:rFonts w:hint="default" w:ascii="Times New Roman" w:hAnsi="Times New Roman"/>
          <w:lang w:eastAsia="zh-Hans"/>
        </w:rPr>
        <w:t>，</w:t>
      </w:r>
      <w:r>
        <w:rPr>
          <w:rFonts w:hint="eastAsia" w:ascii="Times New Roman" w:hAnsi="Times New Roman"/>
          <w:lang w:val="en-US" w:eastAsia="zh-Hans"/>
        </w:rPr>
        <w:t>使得那些周期较小</w:t>
      </w:r>
      <w:r>
        <w:rPr>
          <w:rFonts w:hint="default" w:ascii="Times New Roman" w:hAnsi="Times New Roman"/>
          <w:lang w:eastAsia="zh-Hans"/>
        </w:rPr>
        <w:t>、</w:t>
      </w:r>
      <w:r>
        <w:rPr>
          <w:rFonts w:hint="eastAsia" w:ascii="Times New Roman" w:hAnsi="Times New Roman"/>
          <w:lang w:val="en-US" w:eastAsia="zh-Hans"/>
        </w:rPr>
        <w:t>传输时间较长的流的开始传输时间</w:t>
      </w:r>
      <w:r>
        <w:rPr>
          <w:rFonts w:hint="default"/>
          <w:lang w:eastAsia="zh-Hans"/>
        </w:rPr>
        <w:t>SST</w:t>
      </w:r>
      <w:r>
        <w:rPr>
          <w:rFonts w:hint="eastAsia" w:ascii="Times New Roman" w:hAnsi="Times New Roman"/>
          <w:lang w:val="en-US" w:eastAsia="zh-Hans"/>
        </w:rPr>
        <w:t>尽可能小</w:t>
      </w:r>
      <w:r>
        <w:rPr>
          <w:rFonts w:hint="default" w:ascii="Times New Roman" w:hAnsi="Times New Roman"/>
          <w:lang w:eastAsia="zh-Hans"/>
        </w:rPr>
        <w:t>。</w:t>
      </w:r>
      <w:r>
        <w:rPr>
          <w:rFonts w:hint="eastAsia" w:ascii="Times New Roman" w:hAnsi="Times New Roman"/>
          <w:lang w:val="en-US" w:eastAsia="zh-Hans"/>
        </w:rPr>
        <w:t>这样</w:t>
      </w:r>
      <w:r>
        <w:rPr>
          <w:rFonts w:hint="default" w:ascii="Times New Roman" w:hAnsi="Times New Roman"/>
          <w:lang w:eastAsia="zh-Hans"/>
        </w:rPr>
        <w:t>，</w:t>
      </w:r>
      <w:r>
        <w:rPr>
          <w:rFonts w:hint="eastAsia" w:ascii="Times New Roman" w:hAnsi="Times New Roman"/>
          <w:lang w:val="en-US" w:eastAsia="zh-Hans"/>
        </w:rPr>
        <w:t>周期较小</w:t>
      </w:r>
      <w:r>
        <w:rPr>
          <w:rFonts w:hint="default" w:ascii="Times New Roman" w:hAnsi="Times New Roman"/>
          <w:lang w:eastAsia="zh-Hans"/>
        </w:rPr>
        <w:t>、</w:t>
      </w:r>
      <w:r>
        <w:rPr>
          <w:rFonts w:hint="eastAsia" w:ascii="Times New Roman" w:hAnsi="Times New Roman"/>
          <w:lang w:val="en-US" w:eastAsia="zh-Hans"/>
        </w:rPr>
        <w:t>传输时间较长的流占据了</w:t>
      </w:r>
      <w:r>
        <w:rPr>
          <w:rFonts w:hint="eastAsia"/>
          <w:lang w:val="en-US" w:eastAsia="zh-Hans"/>
        </w:rPr>
        <w:t>传输时间范围</w:t>
      </w:r>
      <w:r>
        <w:rPr>
          <w:rFonts w:hint="eastAsia" w:ascii="Times New Roman" w:hAnsi="Times New Roman"/>
          <w:lang w:val="en-US" w:eastAsia="zh-Hans"/>
        </w:rPr>
        <w:t>的前半部分</w:t>
      </w:r>
      <w:r>
        <w:rPr>
          <w:rFonts w:hint="default" w:ascii="Times New Roman" w:hAnsi="Times New Roman"/>
          <w:lang w:eastAsia="zh-Hans"/>
        </w:rPr>
        <w:t>，</w:t>
      </w:r>
      <w:r>
        <w:rPr>
          <w:rFonts w:hint="eastAsia" w:ascii="Times New Roman" w:hAnsi="Times New Roman"/>
          <w:lang w:val="en-US" w:eastAsia="zh-Hans"/>
        </w:rPr>
        <w:t>使得流的调度更加紧密</w:t>
      </w:r>
      <w:r>
        <w:rPr>
          <w:rFonts w:hint="default" w:ascii="Times New Roman" w:hAnsi="Times New Roman"/>
          <w:lang w:eastAsia="zh-Hans"/>
        </w:rPr>
        <w:t>，</w:t>
      </w:r>
      <w:r>
        <w:rPr>
          <w:rFonts w:hint="eastAsia" w:ascii="Times New Roman" w:hAnsi="Times New Roman"/>
          <w:lang w:val="en-US" w:eastAsia="zh-Hans"/>
        </w:rPr>
        <w:t>有效减少了时隙碎片的产生</w:t>
      </w:r>
      <w:r>
        <w:rPr>
          <w:rFonts w:hint="default" w:ascii="Times New Roman" w:hAnsi="Times New Roman"/>
          <w:lang w:eastAsia="zh-Hans"/>
        </w:rPr>
        <w:t>，</w:t>
      </w:r>
      <w:r>
        <w:rPr>
          <w:rFonts w:hint="eastAsia"/>
          <w:lang w:val="en-US" w:eastAsia="zh-Hans"/>
        </w:rPr>
        <w:t>能为后续到来的流预留出更多资源</w:t>
      </w:r>
      <w:r>
        <w:rPr>
          <w:rFonts w:hint="default" w:ascii="Times New Roman" w:hAnsi="Times New Roman"/>
          <w:lang w:eastAsia="zh-Hans"/>
        </w:rPr>
        <w:t>。</w:t>
      </w:r>
    </w:p>
    <w:p>
      <w:pPr>
        <w:pStyle w:val="2"/>
        <w:spacing w:before="156"/>
        <w:rPr>
          <w:rFonts w:ascii="Times New Roman"/>
        </w:rPr>
      </w:pPr>
      <w:r>
        <w:rPr>
          <w:rFonts w:ascii="Times New Roman"/>
        </w:rPr>
        <w:t>七、本发明的关键点</w:t>
      </w:r>
    </w:p>
    <w:p>
      <w:pPr>
        <w:ind w:firstLine="480" w:firstLineChars="200"/>
        <w:rPr>
          <w:rFonts w:hint="eastAsia" w:ascii="Times New Roman" w:hAnsi="Times New Roman" w:eastAsiaTheme="minorEastAsia"/>
          <w:sz w:val="24"/>
          <w:szCs w:val="24"/>
        </w:rPr>
      </w:pPr>
      <w:r>
        <w:rPr>
          <w:rFonts w:ascii="Times New Roman" w:hAnsi="Times New Roman" w:eastAsiaTheme="minorEastAsia"/>
          <w:sz w:val="24"/>
          <w:szCs w:val="24"/>
        </w:rPr>
        <w:t>本发明的关键点</w:t>
      </w:r>
      <w:r>
        <w:rPr>
          <w:rFonts w:hint="eastAsia" w:ascii="Times New Roman" w:hAnsi="Times New Roman" w:eastAsiaTheme="minorEastAsia"/>
          <w:sz w:val="24"/>
          <w:szCs w:val="24"/>
        </w:rPr>
        <w:t>如下。</w:t>
      </w:r>
    </w:p>
    <w:p>
      <w:pPr>
        <w:ind w:firstLine="480" w:firstLineChars="200"/>
        <w:rPr>
          <w:rFonts w:hint="default" w:ascii="Times New Roman" w:hAnsi="Times New Roman" w:eastAsiaTheme="minorEastAsia"/>
          <w:sz w:val="24"/>
          <w:szCs w:val="24"/>
          <w:lang w:eastAsia="zh-Hans"/>
        </w:rPr>
      </w:pPr>
      <w:r>
        <w:rPr>
          <w:rFonts w:hint="default" w:ascii="Times New Roman" w:hAnsi="Times New Roman" w:eastAsiaTheme="minorEastAsia"/>
          <w:sz w:val="24"/>
          <w:szCs w:val="24"/>
          <w:lang w:eastAsia="zh-Hans"/>
        </w:rPr>
        <w:t>1、</w:t>
      </w:r>
      <w:r>
        <w:rPr>
          <w:rFonts w:hint="eastAsia" w:ascii="Times New Roman" w:hAnsi="Times New Roman" w:eastAsiaTheme="minorEastAsia"/>
          <w:sz w:val="24"/>
          <w:szCs w:val="24"/>
          <w:lang w:val="en-US" w:eastAsia="zh-Hans"/>
        </w:rPr>
        <w:t>提出了在线调度下的批量重配置机制</w:t>
      </w:r>
      <w:r>
        <w:rPr>
          <w:rFonts w:hint="default"/>
          <w:sz w:val="24"/>
          <w:szCs w:val="24"/>
          <w:lang w:eastAsia="zh-Hans"/>
        </w:rPr>
        <w:t>。</w:t>
      </w:r>
      <w:r>
        <w:rPr>
          <w:rFonts w:hint="eastAsia" w:ascii="Times New Roman" w:hAnsi="Times New Roman" w:eastAsiaTheme="minorEastAsia"/>
          <w:sz w:val="24"/>
          <w:szCs w:val="24"/>
          <w:lang w:val="en-US" w:eastAsia="zh-Hans"/>
        </w:rPr>
        <w:t>每到来若干条流后</w:t>
      </w:r>
      <w:r>
        <w:rPr>
          <w:rFonts w:hint="default" w:ascii="Times New Roman" w:hAnsi="Times New Roman" w:eastAsiaTheme="minorEastAsia"/>
          <w:sz w:val="24"/>
          <w:szCs w:val="24"/>
          <w:lang w:eastAsia="zh-Hans"/>
        </w:rPr>
        <w:t>，</w:t>
      </w:r>
      <w:r>
        <w:rPr>
          <w:rFonts w:hint="eastAsia" w:ascii="Times New Roman" w:hAnsi="Times New Roman" w:eastAsiaTheme="minorEastAsia"/>
          <w:sz w:val="24"/>
          <w:szCs w:val="24"/>
          <w:lang w:val="en-US" w:eastAsia="zh-Hans"/>
        </w:rPr>
        <w:t>选择一部分流重新计算它们的路径和传输时间</w:t>
      </w:r>
      <w:r>
        <w:rPr>
          <w:rFonts w:hint="default" w:ascii="Times New Roman" w:hAnsi="Times New Roman" w:eastAsiaTheme="minorEastAsia"/>
          <w:sz w:val="24"/>
          <w:szCs w:val="24"/>
          <w:lang w:eastAsia="zh-Hans"/>
        </w:rPr>
        <w:t>，</w:t>
      </w:r>
      <w:r>
        <w:rPr>
          <w:rFonts w:hint="eastAsia" w:ascii="Times New Roman" w:hAnsi="Times New Roman" w:eastAsiaTheme="minorEastAsia"/>
          <w:sz w:val="24"/>
          <w:szCs w:val="24"/>
          <w:lang w:val="en-US" w:eastAsia="zh-Hans"/>
        </w:rPr>
        <w:t>以减少瓶颈链路的产生</w:t>
      </w:r>
      <w:r>
        <w:rPr>
          <w:rFonts w:hint="default" w:ascii="Times New Roman" w:hAnsi="Times New Roman" w:eastAsiaTheme="minorEastAsia"/>
          <w:sz w:val="24"/>
          <w:szCs w:val="24"/>
          <w:lang w:eastAsia="zh-Hans"/>
        </w:rPr>
        <w:t>，</w:t>
      </w:r>
      <w:r>
        <w:rPr>
          <w:rFonts w:hint="eastAsia" w:ascii="Times New Roman" w:hAnsi="Times New Roman" w:eastAsiaTheme="minorEastAsia"/>
          <w:sz w:val="24"/>
          <w:szCs w:val="24"/>
          <w:lang w:val="en-US" w:eastAsia="zh-Hans"/>
        </w:rPr>
        <w:t>分散流的传输时间</w:t>
      </w:r>
      <w:r>
        <w:rPr>
          <w:rFonts w:hint="default" w:ascii="Times New Roman" w:hAnsi="Times New Roman" w:eastAsiaTheme="minorEastAsia"/>
          <w:sz w:val="24"/>
          <w:szCs w:val="24"/>
          <w:lang w:eastAsia="zh-Hans"/>
        </w:rPr>
        <w:t>，</w:t>
      </w:r>
      <w:r>
        <w:rPr>
          <w:rFonts w:hint="eastAsia" w:ascii="Times New Roman" w:hAnsi="Times New Roman" w:eastAsiaTheme="minorEastAsia"/>
          <w:sz w:val="24"/>
          <w:szCs w:val="24"/>
          <w:lang w:val="en-US" w:eastAsia="zh-Hans"/>
        </w:rPr>
        <w:t>达到提升网络吞吐</w:t>
      </w:r>
      <w:r>
        <w:rPr>
          <w:rFonts w:hint="eastAsia"/>
          <w:sz w:val="24"/>
          <w:szCs w:val="24"/>
          <w:lang w:val="en-US" w:eastAsia="zh-Hans"/>
        </w:rPr>
        <w:t>率</w:t>
      </w:r>
      <w:r>
        <w:rPr>
          <w:rFonts w:hint="default"/>
          <w:sz w:val="24"/>
          <w:szCs w:val="24"/>
          <w:lang w:eastAsia="zh-Hans"/>
        </w:rPr>
        <w:t>，</w:t>
      </w:r>
      <w:r>
        <w:rPr>
          <w:rFonts w:hint="eastAsia"/>
          <w:sz w:val="24"/>
          <w:szCs w:val="24"/>
          <w:lang w:val="en-US" w:eastAsia="zh-Hans"/>
        </w:rPr>
        <w:t>提升</w:t>
      </w:r>
      <w:r>
        <w:rPr>
          <w:rFonts w:hint="eastAsia" w:ascii="Times New Roman" w:hAnsi="Times New Roman" w:eastAsiaTheme="minorEastAsia"/>
          <w:sz w:val="24"/>
          <w:szCs w:val="24"/>
          <w:lang w:val="en-US" w:eastAsia="zh-Hans"/>
        </w:rPr>
        <w:t>调度成功</w:t>
      </w:r>
      <w:r>
        <w:rPr>
          <w:rFonts w:hint="eastAsia"/>
          <w:sz w:val="24"/>
          <w:szCs w:val="24"/>
          <w:lang w:val="en-US" w:eastAsia="zh-Hans"/>
        </w:rPr>
        <w:t>的</w:t>
      </w:r>
      <w:r>
        <w:rPr>
          <w:rFonts w:hint="eastAsia" w:ascii="Times New Roman" w:hAnsi="Times New Roman" w:eastAsiaTheme="minorEastAsia"/>
          <w:sz w:val="24"/>
          <w:szCs w:val="24"/>
          <w:lang w:val="en-US" w:eastAsia="zh-Hans"/>
        </w:rPr>
        <w:t>流数量的目的</w:t>
      </w:r>
      <w:r>
        <w:rPr>
          <w:rFonts w:hint="default" w:ascii="Times New Roman" w:hAnsi="Times New Roman" w:eastAsiaTheme="minorEastAsia"/>
          <w:sz w:val="24"/>
          <w:szCs w:val="24"/>
          <w:lang w:eastAsia="zh-Hans"/>
        </w:rPr>
        <w:t>。</w:t>
      </w:r>
    </w:p>
    <w:p>
      <w:pPr>
        <w:ind w:firstLine="480" w:firstLineChars="200"/>
        <w:rPr>
          <w:rFonts w:hint="default" w:ascii="Times New Roman" w:hAnsi="Times New Roman" w:eastAsiaTheme="minorEastAsia"/>
          <w:sz w:val="24"/>
          <w:szCs w:val="24"/>
          <w:lang w:eastAsia="zh-Hans"/>
        </w:rPr>
      </w:pPr>
      <w:r>
        <w:rPr>
          <w:rFonts w:hint="default" w:ascii="Times New Roman" w:hAnsi="Times New Roman" w:eastAsiaTheme="minorEastAsia"/>
          <w:sz w:val="24"/>
          <w:szCs w:val="24"/>
          <w:lang w:eastAsia="zh-Hans"/>
        </w:rPr>
        <w:t>2、</w:t>
      </w:r>
      <w:r>
        <w:rPr>
          <w:rFonts w:hint="eastAsia" w:ascii="Times New Roman" w:hAnsi="Times New Roman" w:eastAsiaTheme="minorEastAsia"/>
          <w:sz w:val="24"/>
          <w:szCs w:val="24"/>
          <w:lang w:val="en-US" w:eastAsia="zh-Hans"/>
        </w:rPr>
        <w:t>给出</w:t>
      </w:r>
      <w:r>
        <w:rPr>
          <w:rFonts w:hint="eastAsia"/>
          <w:sz w:val="24"/>
          <w:szCs w:val="24"/>
          <w:lang w:val="en-US" w:eastAsia="zh-Hans"/>
        </w:rPr>
        <w:t>负载最高流的定义及计算方法</w:t>
      </w:r>
      <w:r>
        <w:rPr>
          <w:rFonts w:hint="default"/>
          <w:sz w:val="24"/>
          <w:szCs w:val="24"/>
          <w:lang w:eastAsia="zh-Hans"/>
        </w:rPr>
        <w:t>。</w:t>
      </w:r>
      <w:r>
        <w:rPr>
          <w:rFonts w:hint="eastAsia"/>
          <w:sz w:val="24"/>
          <w:szCs w:val="24"/>
          <w:lang w:val="en-US" w:eastAsia="zh-Hans"/>
        </w:rPr>
        <w:t>本发明提出了</w:t>
      </w:r>
      <w:r>
        <w:rPr>
          <w:rFonts w:hint="eastAsia" w:ascii="Times New Roman" w:hAnsi="Times New Roman" w:eastAsiaTheme="minorEastAsia"/>
          <w:sz w:val="24"/>
          <w:szCs w:val="24"/>
          <w:lang w:val="en-US" w:eastAsia="zh-Hans"/>
        </w:rPr>
        <w:t>计算网络中负载最高流的衡量指标ROI</w:t>
      </w:r>
      <w:r>
        <w:rPr>
          <w:rFonts w:hint="default" w:ascii="Times New Roman" w:hAnsi="Times New Roman" w:eastAsiaTheme="minorEastAsia"/>
          <w:sz w:val="24"/>
          <w:szCs w:val="24"/>
          <w:lang w:eastAsia="zh-Hans"/>
        </w:rPr>
        <w:t>，</w:t>
      </w:r>
      <w:r>
        <w:rPr>
          <w:rFonts w:hint="eastAsia" w:ascii="Times New Roman" w:hAnsi="Times New Roman" w:eastAsiaTheme="minorEastAsia"/>
          <w:sz w:val="24"/>
          <w:szCs w:val="24"/>
          <w:lang w:val="en-US" w:eastAsia="zh-Hans"/>
        </w:rPr>
        <w:t>ROI综合考虑了流的路径跳数</w:t>
      </w:r>
      <w:r>
        <w:rPr>
          <w:rFonts w:hint="default" w:ascii="Times New Roman" w:hAnsi="Times New Roman" w:eastAsiaTheme="minorEastAsia"/>
          <w:sz w:val="24"/>
          <w:szCs w:val="24"/>
          <w:lang w:eastAsia="zh-Hans"/>
        </w:rPr>
        <w:t>、</w:t>
      </w:r>
      <w:r>
        <w:rPr>
          <w:rFonts w:hint="eastAsia" w:ascii="Times New Roman" w:hAnsi="Times New Roman" w:eastAsiaTheme="minorEastAsia"/>
          <w:sz w:val="24"/>
          <w:szCs w:val="24"/>
          <w:lang w:val="en-US" w:eastAsia="zh-Hans"/>
        </w:rPr>
        <w:t>流的周期</w:t>
      </w:r>
      <w:r>
        <w:rPr>
          <w:rFonts w:hint="eastAsia"/>
          <w:sz w:val="24"/>
          <w:szCs w:val="24"/>
          <w:lang w:val="en-US" w:eastAsia="zh-Hans"/>
        </w:rPr>
        <w:t>和</w:t>
      </w:r>
      <w:r>
        <w:rPr>
          <w:rFonts w:hint="eastAsia" w:ascii="Times New Roman" w:hAnsi="Times New Roman" w:eastAsiaTheme="minorEastAsia"/>
          <w:sz w:val="24"/>
          <w:szCs w:val="24"/>
          <w:lang w:val="en-US" w:eastAsia="zh-Hans"/>
        </w:rPr>
        <w:t>流的传输时间</w:t>
      </w:r>
      <w:r>
        <w:rPr>
          <w:rFonts w:hint="default" w:ascii="Times New Roman" w:hAnsi="Times New Roman" w:eastAsiaTheme="minorEastAsia"/>
          <w:sz w:val="24"/>
          <w:szCs w:val="24"/>
          <w:lang w:eastAsia="zh-Hans"/>
        </w:rPr>
        <w:t>，</w:t>
      </w:r>
      <w:r>
        <w:rPr>
          <w:rFonts w:hint="eastAsia" w:ascii="Times New Roman" w:hAnsi="Times New Roman" w:eastAsiaTheme="minorEastAsia"/>
          <w:sz w:val="24"/>
          <w:szCs w:val="24"/>
          <w:lang w:val="en-US" w:eastAsia="zh-Hans"/>
        </w:rPr>
        <w:t>ROI最高的流就是网络中占据链路和时间资源最多的流</w:t>
      </w:r>
      <w:r>
        <w:rPr>
          <w:rFonts w:hint="default" w:ascii="Times New Roman" w:hAnsi="Times New Roman" w:eastAsiaTheme="minorEastAsia"/>
          <w:sz w:val="24"/>
          <w:szCs w:val="24"/>
          <w:lang w:eastAsia="zh-Hans"/>
        </w:rPr>
        <w:t>，</w:t>
      </w:r>
      <w:r>
        <w:rPr>
          <w:rFonts w:hint="eastAsia" w:ascii="Times New Roman" w:hAnsi="Times New Roman" w:eastAsiaTheme="minorEastAsia"/>
          <w:sz w:val="24"/>
          <w:szCs w:val="24"/>
          <w:lang w:val="en-US" w:eastAsia="zh-Hans"/>
        </w:rPr>
        <w:t>也是首先应该考虑优化的目标</w:t>
      </w:r>
      <w:r>
        <w:rPr>
          <w:rFonts w:hint="default" w:ascii="Times New Roman" w:hAnsi="Times New Roman" w:eastAsiaTheme="minorEastAsia"/>
          <w:sz w:val="24"/>
          <w:szCs w:val="24"/>
          <w:lang w:eastAsia="zh-Hans"/>
        </w:rPr>
        <w:t>。</w:t>
      </w:r>
    </w:p>
    <w:p>
      <w:pPr>
        <w:ind w:firstLine="480" w:firstLineChars="200"/>
        <w:rPr>
          <w:rFonts w:hint="default" w:ascii="Times New Roman" w:hAnsi="Times New Roman" w:eastAsiaTheme="minorEastAsia"/>
          <w:sz w:val="24"/>
          <w:szCs w:val="24"/>
          <w:lang w:eastAsia="zh-Hans"/>
        </w:rPr>
      </w:pPr>
      <w:r>
        <w:rPr>
          <w:rFonts w:hint="default" w:ascii="Times New Roman" w:hAnsi="Times New Roman" w:eastAsiaTheme="minorEastAsia"/>
          <w:sz w:val="24"/>
          <w:szCs w:val="24"/>
          <w:lang w:eastAsia="zh-Hans"/>
        </w:rPr>
        <w:t>3、</w:t>
      </w:r>
      <w:r>
        <w:rPr>
          <w:rFonts w:hint="eastAsia" w:ascii="Times New Roman" w:hAnsi="Times New Roman" w:eastAsiaTheme="minorEastAsia"/>
          <w:sz w:val="24"/>
          <w:szCs w:val="24"/>
          <w:lang w:val="en-US" w:eastAsia="zh-Hans"/>
        </w:rPr>
        <w:t>给出</w:t>
      </w:r>
      <w:r>
        <w:rPr>
          <w:rFonts w:hint="eastAsia"/>
          <w:sz w:val="24"/>
          <w:szCs w:val="24"/>
          <w:lang w:val="en-US" w:eastAsia="zh-Hans"/>
        </w:rPr>
        <w:t>相关流的定义及计算方法</w:t>
      </w:r>
      <w:r>
        <w:rPr>
          <w:rFonts w:hint="default"/>
          <w:sz w:val="24"/>
          <w:szCs w:val="24"/>
          <w:lang w:eastAsia="zh-Hans"/>
        </w:rPr>
        <w:t>。</w:t>
      </w:r>
      <w:r>
        <w:rPr>
          <w:rFonts w:hint="eastAsia"/>
          <w:sz w:val="24"/>
          <w:szCs w:val="24"/>
          <w:lang w:val="en-US" w:eastAsia="zh-Hans"/>
        </w:rPr>
        <w:t>本发明提出了</w:t>
      </w:r>
      <w:r>
        <w:rPr>
          <w:rFonts w:hint="eastAsia" w:ascii="Times New Roman" w:hAnsi="Times New Roman" w:eastAsiaTheme="minorEastAsia"/>
          <w:sz w:val="24"/>
          <w:szCs w:val="24"/>
          <w:lang w:val="en-US" w:eastAsia="zh-Hans"/>
        </w:rPr>
        <w:t>计算其他流</w:t>
      </w:r>
      <m:oMath>
        <m:sSub>
          <m:sSubPr>
            <m:ctrlPr>
              <w:rPr>
                <w:rFonts w:ascii="DejaVu Math TeX Gyre" w:hAnsi="DejaVu Math TeX Gyre" w:eastAsiaTheme="minorEastAsia"/>
                <w:i w:val="0"/>
                <w:iCs/>
                <w:sz w:val="24"/>
                <w:szCs w:val="24"/>
                <w:lang w:val="en-US"/>
              </w:rPr>
            </m:ctrlPr>
          </m:sSubPr>
          <m:e>
            <m:r>
              <m:rPr>
                <m:sty m:val="p"/>
              </m:rPr>
              <w:rPr>
                <w:rFonts w:hint="default" w:ascii="DejaVu Math TeX Gyre" w:hAnsi="DejaVu Math TeX Gyre" w:eastAsiaTheme="minorEastAsia"/>
                <w:sz w:val="24"/>
                <w:szCs w:val="24"/>
              </w:rPr>
              <m:t xml:space="preserve"> </m:t>
            </m:r>
            <m:r>
              <m:rPr>
                <m:sty m:val="p"/>
              </m:rPr>
              <w:rPr>
                <w:rFonts w:hint="eastAsia" w:ascii="DejaVu Math TeX Gyre" w:hAnsi="DejaVu Math TeX Gyre" w:eastAsiaTheme="minorEastAsia"/>
                <w:sz w:val="24"/>
                <w:szCs w:val="24"/>
                <w:lang w:val="en-US" w:eastAsia="zh-Hans"/>
              </w:rPr>
              <m:t>f</m:t>
            </m:r>
            <m:ctrlPr>
              <w:rPr>
                <w:rFonts w:ascii="DejaVu Math TeX Gyre" w:hAnsi="DejaVu Math TeX Gyre" w:eastAsiaTheme="minorEastAsia"/>
                <w:i w:val="0"/>
                <w:iCs/>
                <w:sz w:val="24"/>
                <w:szCs w:val="24"/>
                <w:lang w:val="en-US"/>
              </w:rPr>
            </m:ctrlPr>
          </m:e>
          <m:sub>
            <m:r>
              <m:rPr>
                <m:sty m:val="p"/>
              </m:rPr>
              <w:rPr>
                <w:rFonts w:hint="default" w:ascii="DejaVu Math TeX Gyre" w:hAnsi="DejaVu Math TeX Gyre" w:eastAsiaTheme="minorEastAsia"/>
                <w:sz w:val="24"/>
                <w:szCs w:val="24"/>
              </w:rPr>
              <m:t>i</m:t>
            </m:r>
            <m:ctrlPr>
              <w:rPr>
                <w:rFonts w:ascii="DejaVu Math TeX Gyre" w:hAnsi="DejaVu Math TeX Gyre" w:eastAsiaTheme="minorEastAsia"/>
                <w:i w:val="0"/>
                <w:iCs/>
                <w:sz w:val="24"/>
                <w:szCs w:val="24"/>
                <w:lang w:val="en-US"/>
              </w:rPr>
            </m:ctrlPr>
          </m:sub>
        </m:sSub>
      </m:oMath>
      <w:r>
        <w:rPr>
          <w:rFonts w:hint="eastAsia" w:ascii="Times New Roman" w:hAnsi="Times New Roman" w:eastAsiaTheme="minorEastAsia"/>
          <w:sz w:val="24"/>
          <w:szCs w:val="24"/>
          <w:lang w:val="en-US" w:eastAsia="zh-Hans"/>
        </w:rPr>
        <w:t>和ROI最高流</w:t>
      </w:r>
      <w:r>
        <w:rPr>
          <w:rFonts w:hint="default" w:ascii="Times New Roman" w:hAnsi="Times New Roman" w:eastAsiaTheme="minorEastAsia"/>
          <w:sz w:val="24"/>
          <w:szCs w:val="24"/>
          <w:lang w:eastAsia="zh-Hans"/>
        </w:rPr>
        <w:t>f</w:t>
      </w:r>
      <w:r>
        <w:rPr>
          <w:rFonts w:hint="eastAsia" w:ascii="Times New Roman" w:hAnsi="Times New Roman" w:eastAsiaTheme="minorEastAsia"/>
          <w:sz w:val="24"/>
          <w:szCs w:val="24"/>
          <w:lang w:val="en-US" w:eastAsia="zh-Hans"/>
        </w:rPr>
        <w:t>的关联度Relevancy的方法</w:t>
      </w:r>
      <w:r>
        <w:rPr>
          <w:rFonts w:hint="default" w:ascii="Times New Roman" w:hAnsi="Times New Roman" w:eastAsiaTheme="minorEastAsia"/>
          <w:sz w:val="24"/>
          <w:szCs w:val="24"/>
          <w:lang w:eastAsia="zh-Hans"/>
        </w:rPr>
        <w:t>。</w:t>
      </w:r>
      <w:r>
        <w:rPr>
          <w:rFonts w:hint="eastAsia" w:ascii="Times New Roman" w:hAnsi="Times New Roman" w:eastAsiaTheme="minorEastAsia"/>
          <w:sz w:val="24"/>
          <w:szCs w:val="24"/>
          <w:lang w:val="en-US" w:eastAsia="zh-Hans"/>
        </w:rPr>
        <w:t>Relevancy考虑了流</w:t>
      </w:r>
      <m:oMath>
        <m:sSub>
          <m:sSubPr>
            <m:ctrlPr>
              <w:rPr>
                <w:rFonts w:ascii="DejaVu Math TeX Gyre" w:hAnsi="DejaVu Math TeX Gyre" w:eastAsiaTheme="minorEastAsia"/>
                <w:i w:val="0"/>
                <w:iCs/>
                <w:sz w:val="24"/>
                <w:szCs w:val="24"/>
                <w:lang w:val="en-US"/>
              </w:rPr>
            </m:ctrlPr>
          </m:sSubPr>
          <m:e>
            <m:r>
              <m:rPr>
                <m:sty m:val="p"/>
              </m:rPr>
              <w:rPr>
                <w:rFonts w:hint="default" w:ascii="DejaVu Math TeX Gyre" w:hAnsi="DejaVu Math TeX Gyre" w:eastAsiaTheme="minorEastAsia"/>
                <w:sz w:val="24"/>
                <w:szCs w:val="24"/>
              </w:rPr>
              <m:t xml:space="preserve"> </m:t>
            </m:r>
            <m:r>
              <m:rPr>
                <m:sty m:val="p"/>
              </m:rPr>
              <w:rPr>
                <w:rFonts w:hint="eastAsia" w:ascii="DejaVu Math TeX Gyre" w:hAnsi="DejaVu Math TeX Gyre" w:eastAsiaTheme="minorEastAsia"/>
                <w:sz w:val="24"/>
                <w:szCs w:val="24"/>
                <w:lang w:val="en-US" w:eastAsia="zh-Hans"/>
              </w:rPr>
              <m:t>f</m:t>
            </m:r>
            <m:ctrlPr>
              <w:rPr>
                <w:rFonts w:ascii="DejaVu Math TeX Gyre" w:hAnsi="DejaVu Math TeX Gyre" w:eastAsiaTheme="minorEastAsia"/>
                <w:i w:val="0"/>
                <w:iCs/>
                <w:sz w:val="24"/>
                <w:szCs w:val="24"/>
                <w:lang w:val="en-US"/>
              </w:rPr>
            </m:ctrlPr>
          </m:e>
          <m:sub>
            <m:r>
              <m:rPr>
                <m:sty m:val="p"/>
              </m:rPr>
              <w:rPr>
                <w:rFonts w:hint="default" w:ascii="DejaVu Math TeX Gyre" w:hAnsi="DejaVu Math TeX Gyre" w:eastAsiaTheme="minorEastAsia"/>
                <w:sz w:val="24"/>
                <w:szCs w:val="24"/>
              </w:rPr>
              <m:t>i</m:t>
            </m:r>
            <m:ctrlPr>
              <w:rPr>
                <w:rFonts w:ascii="DejaVu Math TeX Gyre" w:hAnsi="DejaVu Math TeX Gyre" w:eastAsiaTheme="minorEastAsia"/>
                <w:i w:val="0"/>
                <w:iCs/>
                <w:sz w:val="24"/>
                <w:szCs w:val="24"/>
                <w:lang w:val="en-US"/>
              </w:rPr>
            </m:ctrlPr>
          </m:sub>
        </m:sSub>
      </m:oMath>
      <w:r>
        <w:rPr>
          <w:rFonts w:hint="eastAsia" w:ascii="Times New Roman" w:hAnsi="Times New Roman" w:eastAsiaTheme="minorEastAsia"/>
          <w:i w:val="0"/>
          <w:iCs/>
          <w:sz w:val="24"/>
          <w:szCs w:val="24"/>
          <w:lang w:val="en-US" w:eastAsia="zh-Hans"/>
        </w:rPr>
        <w:t>和流</w:t>
      </w:r>
      <w:r>
        <w:rPr>
          <w:rFonts w:hint="default" w:ascii="Times New Roman" w:hAnsi="Times New Roman" w:eastAsiaTheme="minorEastAsia"/>
          <w:i w:val="0"/>
          <w:iCs/>
          <w:sz w:val="24"/>
          <w:szCs w:val="24"/>
        </w:rPr>
        <w:t>f</w:t>
      </w:r>
      <w:r>
        <w:rPr>
          <w:rFonts w:hint="eastAsia" w:ascii="Times New Roman" w:hAnsi="Times New Roman" w:eastAsiaTheme="minorEastAsia"/>
          <w:i w:val="0"/>
          <w:iCs/>
          <w:sz w:val="24"/>
          <w:szCs w:val="24"/>
          <w:lang w:val="en-US" w:eastAsia="zh-Hans"/>
        </w:rPr>
        <w:t>重叠的路径跳数</w:t>
      </w:r>
      <w:r>
        <w:rPr>
          <w:rFonts w:hint="default" w:ascii="Times New Roman" w:hAnsi="Times New Roman" w:eastAsiaTheme="minorEastAsia"/>
          <w:i w:val="0"/>
          <w:iCs/>
          <w:sz w:val="24"/>
          <w:szCs w:val="24"/>
          <w:lang w:eastAsia="zh-Hans"/>
        </w:rPr>
        <w:t>、</w:t>
      </w:r>
      <w:r>
        <w:rPr>
          <w:rFonts w:hint="eastAsia" w:ascii="Times New Roman" w:hAnsi="Times New Roman" w:eastAsiaTheme="minorEastAsia"/>
          <w:sz w:val="24"/>
          <w:szCs w:val="24"/>
          <w:lang w:val="en-US" w:eastAsia="zh-Hans"/>
        </w:rPr>
        <w:t>流</w:t>
      </w:r>
      <w:r>
        <w:rPr>
          <w:rFonts w:hint="default" w:ascii="Times New Roman" w:hAnsi="Times New Roman" w:eastAsiaTheme="minorEastAsia"/>
          <w:sz w:val="24"/>
          <w:szCs w:val="24"/>
          <w:lang w:eastAsia="zh-Hans"/>
        </w:rPr>
        <w:t xml:space="preserve"> </w:t>
      </w:r>
      <m:oMath>
        <m:sSub>
          <m:sSubPr>
            <m:ctrlPr>
              <w:rPr>
                <w:rFonts w:ascii="DejaVu Math TeX Gyre" w:hAnsi="DejaVu Math TeX Gyre" w:eastAsiaTheme="minorEastAsia"/>
                <w:i w:val="0"/>
                <w:iCs/>
                <w:sz w:val="24"/>
                <w:szCs w:val="24"/>
                <w:lang w:val="en-US"/>
              </w:rPr>
            </m:ctrlPr>
          </m:sSubPr>
          <m:e>
            <m:r>
              <m:rPr>
                <m:sty m:val="p"/>
              </m:rPr>
              <w:rPr>
                <w:rFonts w:hint="eastAsia" w:ascii="DejaVu Math TeX Gyre" w:hAnsi="DejaVu Math TeX Gyre" w:eastAsiaTheme="minorEastAsia"/>
                <w:sz w:val="24"/>
                <w:szCs w:val="24"/>
                <w:lang w:val="en-US" w:eastAsia="zh-Hans"/>
              </w:rPr>
              <m:t>f</m:t>
            </m:r>
            <m:ctrlPr>
              <w:rPr>
                <w:rFonts w:ascii="DejaVu Math TeX Gyre" w:hAnsi="DejaVu Math TeX Gyre" w:eastAsiaTheme="minorEastAsia"/>
                <w:i w:val="0"/>
                <w:iCs/>
                <w:sz w:val="24"/>
                <w:szCs w:val="24"/>
                <w:lang w:val="en-US"/>
              </w:rPr>
            </m:ctrlPr>
          </m:e>
          <m:sub>
            <m:r>
              <m:rPr>
                <m:sty m:val="p"/>
              </m:rPr>
              <w:rPr>
                <w:rFonts w:hint="default" w:ascii="DejaVu Math TeX Gyre" w:hAnsi="DejaVu Math TeX Gyre" w:eastAsiaTheme="minorEastAsia"/>
                <w:sz w:val="24"/>
                <w:szCs w:val="24"/>
              </w:rPr>
              <m:t>i</m:t>
            </m:r>
            <m:ctrlPr>
              <w:rPr>
                <w:rFonts w:ascii="DejaVu Math TeX Gyre" w:hAnsi="DejaVu Math TeX Gyre" w:eastAsiaTheme="minorEastAsia"/>
                <w:i w:val="0"/>
                <w:iCs/>
                <w:sz w:val="24"/>
                <w:szCs w:val="24"/>
                <w:lang w:val="en-US"/>
              </w:rPr>
            </m:ctrlPr>
          </m:sub>
        </m:sSub>
      </m:oMath>
      <w:r>
        <w:rPr>
          <w:rFonts w:hint="eastAsia" w:ascii="Times New Roman" w:hAnsi="Times New Roman" w:eastAsiaTheme="minorEastAsia"/>
          <w:i w:val="0"/>
          <w:iCs/>
          <w:sz w:val="24"/>
          <w:szCs w:val="24"/>
          <w:lang w:val="en-US" w:eastAsia="zh-Hans"/>
        </w:rPr>
        <w:t>和流</w:t>
      </w:r>
      <w:r>
        <w:rPr>
          <w:rFonts w:hint="default" w:ascii="Times New Roman" w:hAnsi="Times New Roman" w:eastAsiaTheme="minorEastAsia"/>
          <w:i w:val="0"/>
          <w:iCs/>
          <w:sz w:val="24"/>
          <w:szCs w:val="24"/>
        </w:rPr>
        <w:t>f</w:t>
      </w:r>
      <w:r>
        <w:rPr>
          <w:rFonts w:hint="eastAsia" w:ascii="Times New Roman" w:hAnsi="Times New Roman" w:eastAsiaTheme="minorEastAsia"/>
          <w:i w:val="0"/>
          <w:iCs/>
          <w:sz w:val="24"/>
          <w:szCs w:val="24"/>
          <w:lang w:val="en-US" w:eastAsia="zh-Hans"/>
        </w:rPr>
        <w:t>重叠的传输时间长度</w:t>
      </w:r>
      <w:r>
        <w:rPr>
          <w:rFonts w:hint="default" w:ascii="Times New Roman" w:hAnsi="Times New Roman" w:eastAsiaTheme="minorEastAsia"/>
          <w:i w:val="0"/>
          <w:iCs/>
          <w:sz w:val="24"/>
          <w:szCs w:val="24"/>
          <w:lang w:eastAsia="zh-Hans"/>
        </w:rPr>
        <w:t>。</w:t>
      </w:r>
      <w:r>
        <w:rPr>
          <w:rFonts w:hint="eastAsia" w:ascii="Times New Roman" w:hAnsi="Times New Roman" w:eastAsiaTheme="minorEastAsia"/>
          <w:sz w:val="24"/>
          <w:szCs w:val="24"/>
          <w:lang w:val="en-US" w:eastAsia="zh-Hans"/>
        </w:rPr>
        <w:t>Relevancy越高的流</w:t>
      </w:r>
      <m:oMath>
        <m:sSub>
          <m:sSubPr>
            <m:ctrlPr>
              <w:rPr>
                <w:rFonts w:ascii="DejaVu Math TeX Gyre" w:hAnsi="DejaVu Math TeX Gyre" w:eastAsiaTheme="minorEastAsia"/>
                <w:i w:val="0"/>
                <w:iCs/>
                <w:sz w:val="24"/>
                <w:szCs w:val="24"/>
                <w:lang w:val="en-US"/>
              </w:rPr>
            </m:ctrlPr>
          </m:sSubPr>
          <m:e>
            <m:r>
              <m:rPr>
                <m:sty m:val="p"/>
              </m:rPr>
              <w:rPr>
                <w:rFonts w:hint="default" w:ascii="DejaVu Math TeX Gyre" w:hAnsi="DejaVu Math TeX Gyre" w:eastAsiaTheme="minorEastAsia"/>
                <w:sz w:val="24"/>
                <w:szCs w:val="24"/>
              </w:rPr>
              <m:t xml:space="preserve"> </m:t>
            </m:r>
            <m:r>
              <m:rPr>
                <m:sty m:val="p"/>
              </m:rPr>
              <w:rPr>
                <w:rFonts w:hint="eastAsia" w:ascii="DejaVu Math TeX Gyre" w:hAnsi="DejaVu Math TeX Gyre" w:eastAsiaTheme="minorEastAsia"/>
                <w:sz w:val="24"/>
                <w:szCs w:val="24"/>
                <w:lang w:val="en-US" w:eastAsia="zh-Hans"/>
              </w:rPr>
              <m:t>f</m:t>
            </m:r>
            <m:ctrlPr>
              <w:rPr>
                <w:rFonts w:ascii="DejaVu Math TeX Gyre" w:hAnsi="DejaVu Math TeX Gyre" w:eastAsiaTheme="minorEastAsia"/>
                <w:i w:val="0"/>
                <w:iCs/>
                <w:sz w:val="24"/>
                <w:szCs w:val="24"/>
                <w:lang w:val="en-US"/>
              </w:rPr>
            </m:ctrlPr>
          </m:e>
          <m:sub>
            <m:r>
              <m:rPr>
                <m:sty m:val="p"/>
              </m:rPr>
              <w:rPr>
                <w:rFonts w:hint="default" w:ascii="DejaVu Math TeX Gyre" w:hAnsi="DejaVu Math TeX Gyre" w:eastAsiaTheme="minorEastAsia"/>
                <w:sz w:val="24"/>
                <w:szCs w:val="24"/>
              </w:rPr>
              <m:t>i</m:t>
            </m:r>
            <m:ctrlPr>
              <w:rPr>
                <w:rFonts w:ascii="DejaVu Math TeX Gyre" w:hAnsi="DejaVu Math TeX Gyre" w:eastAsiaTheme="minorEastAsia"/>
                <w:i w:val="0"/>
                <w:iCs/>
                <w:sz w:val="24"/>
                <w:szCs w:val="24"/>
                <w:lang w:val="en-US"/>
              </w:rPr>
            </m:ctrlPr>
          </m:sub>
        </m:sSub>
      </m:oMath>
      <w:r>
        <w:rPr>
          <w:rFonts w:hint="default" w:ascii="Times New Roman" w:hAnsi="Times New Roman" w:eastAsiaTheme="minorEastAsia"/>
          <w:sz w:val="24"/>
          <w:szCs w:val="24"/>
          <w:lang w:eastAsia="zh-Hans"/>
        </w:rPr>
        <w:t>，</w:t>
      </w:r>
      <w:r>
        <w:rPr>
          <w:rFonts w:hint="eastAsia" w:ascii="Times New Roman" w:hAnsi="Times New Roman" w:eastAsiaTheme="minorEastAsia"/>
          <w:sz w:val="24"/>
          <w:szCs w:val="24"/>
          <w:lang w:val="en-US" w:eastAsia="zh-Hans"/>
        </w:rPr>
        <w:t>与流f在路径和时间上的关联程度就越高</w:t>
      </w:r>
      <w:r>
        <w:rPr>
          <w:rFonts w:hint="default" w:ascii="Times New Roman" w:hAnsi="Times New Roman" w:eastAsiaTheme="minorEastAsia"/>
          <w:sz w:val="24"/>
          <w:szCs w:val="24"/>
          <w:lang w:eastAsia="zh-Hans"/>
        </w:rPr>
        <w:t>，</w:t>
      </w:r>
      <w:r>
        <w:rPr>
          <w:rFonts w:hint="eastAsia" w:ascii="Times New Roman" w:hAnsi="Times New Roman" w:eastAsiaTheme="minorEastAsia"/>
          <w:sz w:val="24"/>
          <w:szCs w:val="24"/>
          <w:lang w:val="en-US" w:eastAsia="zh-Hans"/>
        </w:rPr>
        <w:t>越有可能被优化</w:t>
      </w:r>
      <w:r>
        <w:rPr>
          <w:rFonts w:hint="default" w:ascii="Times New Roman" w:hAnsi="Times New Roman" w:eastAsiaTheme="minorEastAsia"/>
          <w:sz w:val="24"/>
          <w:szCs w:val="24"/>
          <w:lang w:eastAsia="zh-Hans"/>
        </w:rPr>
        <w:t>。</w:t>
      </w:r>
    </w:p>
    <w:p>
      <w:pPr>
        <w:ind w:firstLine="480" w:firstLineChars="200"/>
        <w:rPr>
          <w:rFonts w:hint="default" w:ascii="Times New Roman" w:hAnsi="Times New Roman" w:eastAsiaTheme="minorEastAsia"/>
          <w:sz w:val="24"/>
          <w:lang w:eastAsia="zh-Hans"/>
        </w:rPr>
      </w:pPr>
      <w:r>
        <w:rPr>
          <w:rFonts w:hint="default" w:ascii="Times New Roman" w:hAnsi="Times New Roman" w:eastAsiaTheme="minorEastAsia"/>
          <w:sz w:val="24"/>
          <w:szCs w:val="24"/>
          <w:lang w:eastAsia="zh-Hans"/>
        </w:rPr>
        <w:t>4、</w:t>
      </w:r>
      <w:r>
        <w:rPr>
          <w:rFonts w:hint="eastAsia"/>
          <w:sz w:val="24"/>
          <w:szCs w:val="24"/>
          <w:lang w:val="en-US" w:eastAsia="zh-Hans"/>
        </w:rPr>
        <w:t>优化路径选择</w:t>
      </w:r>
      <w:r>
        <w:rPr>
          <w:rFonts w:hint="default"/>
          <w:sz w:val="24"/>
          <w:szCs w:val="24"/>
          <w:lang w:eastAsia="zh-Hans"/>
        </w:rPr>
        <w:t>。</w:t>
      </w:r>
      <w:r>
        <w:rPr>
          <w:rFonts w:hint="eastAsia"/>
          <w:sz w:val="24"/>
          <w:szCs w:val="24"/>
          <w:lang w:val="en-US" w:eastAsia="zh-Hans"/>
        </w:rPr>
        <w:t>本发明</w:t>
      </w:r>
      <w:r>
        <w:rPr>
          <w:rFonts w:hint="eastAsia" w:ascii="Times New Roman" w:hAnsi="Times New Roman" w:eastAsiaTheme="minorEastAsia"/>
          <w:sz w:val="24"/>
          <w:szCs w:val="24"/>
          <w:lang w:val="en-US" w:eastAsia="zh-Hans"/>
        </w:rPr>
        <w:t>提出了新的路径衡量标准WT</w:t>
      </w:r>
      <w:r>
        <w:rPr>
          <w:rFonts w:hint="default" w:ascii="Times New Roman" w:hAnsi="Times New Roman" w:eastAsiaTheme="minorEastAsia"/>
          <w:sz w:val="24"/>
          <w:szCs w:val="24"/>
          <w:lang w:eastAsia="zh-Hans"/>
        </w:rPr>
        <w:t>_variance。</w:t>
      </w:r>
      <w:r>
        <w:rPr>
          <w:rFonts w:hint="eastAsia" w:ascii="Times New Roman" w:hAnsi="Times New Roman" w:eastAsiaTheme="minorEastAsia"/>
          <w:sz w:val="24"/>
          <w:szCs w:val="24"/>
          <w:lang w:val="en-US" w:eastAsia="zh-Hans"/>
        </w:rPr>
        <w:t>对于</w:t>
      </w:r>
      <w:r>
        <w:rPr>
          <w:rFonts w:hint="eastAsia" w:ascii="Times New Roman" w:hAnsi="Times New Roman" w:eastAsiaTheme="minorEastAsia"/>
          <w:sz w:val="24"/>
          <w:lang w:val="en-US" w:eastAsia="zh-Hans"/>
        </w:rPr>
        <w:t>传统在线调度机制的路径选择标准来说</w:t>
      </w:r>
      <w:r>
        <w:rPr>
          <w:rFonts w:hint="default" w:ascii="Times New Roman" w:hAnsi="Times New Roman" w:eastAsiaTheme="minorEastAsia"/>
          <w:sz w:val="24"/>
          <w:lang w:eastAsia="zh-Hans"/>
        </w:rPr>
        <w:t>，</w:t>
      </w:r>
      <w:r>
        <w:rPr>
          <w:rFonts w:hint="eastAsia" w:ascii="Times New Roman" w:hAnsi="Times New Roman" w:eastAsiaTheme="minorEastAsia"/>
          <w:sz w:val="24"/>
          <w:lang w:val="en-US" w:eastAsia="zh-Hans"/>
        </w:rPr>
        <w:t>只是简单</w:t>
      </w:r>
      <w:r>
        <w:rPr>
          <w:rFonts w:hint="eastAsia"/>
          <w:sz w:val="24"/>
          <w:lang w:val="en-US" w:eastAsia="zh-Hans"/>
        </w:rPr>
        <w:t>地</w:t>
      </w:r>
      <w:r>
        <w:rPr>
          <w:rFonts w:hint="eastAsia" w:ascii="Times New Roman" w:hAnsi="Times New Roman" w:eastAsiaTheme="minorEastAsia"/>
          <w:sz w:val="24"/>
          <w:lang w:val="en-US" w:eastAsia="zh-Hans"/>
        </w:rPr>
        <w:t>考虑了路径跳数和路径上流</w:t>
      </w:r>
      <w:r>
        <w:rPr>
          <w:rFonts w:hint="eastAsia"/>
          <w:sz w:val="24"/>
          <w:lang w:val="en-US" w:eastAsia="zh-Hans"/>
        </w:rPr>
        <w:t>数量</w:t>
      </w:r>
      <w:r>
        <w:rPr>
          <w:rFonts w:hint="eastAsia" w:ascii="Times New Roman" w:hAnsi="Times New Roman" w:eastAsiaTheme="minorEastAsia"/>
          <w:sz w:val="24"/>
          <w:lang w:val="en-US" w:eastAsia="zh-Hans"/>
        </w:rPr>
        <w:t>的影响</w:t>
      </w:r>
      <w:r>
        <w:rPr>
          <w:rFonts w:hint="default" w:ascii="Times New Roman" w:hAnsi="Times New Roman" w:eastAsiaTheme="minorEastAsia"/>
          <w:sz w:val="24"/>
          <w:lang w:eastAsia="zh-Hans"/>
        </w:rPr>
        <w:t>。</w:t>
      </w:r>
      <w:r>
        <w:rPr>
          <w:rFonts w:hint="eastAsia" w:ascii="Times New Roman" w:hAnsi="Times New Roman" w:eastAsiaTheme="minorEastAsia"/>
          <w:sz w:val="24"/>
          <w:lang w:val="en-US" w:eastAsia="zh-Hans"/>
        </w:rPr>
        <w:t>本发明改进了路径选择的衡量标准</w:t>
      </w:r>
      <w:r>
        <w:rPr>
          <w:rFonts w:hint="default" w:ascii="Times New Roman" w:hAnsi="Times New Roman" w:eastAsiaTheme="minorEastAsia"/>
          <w:sz w:val="24"/>
          <w:lang w:eastAsia="zh-Hans"/>
        </w:rPr>
        <w:t>，</w:t>
      </w:r>
      <w:r>
        <w:rPr>
          <w:rFonts w:hint="eastAsia"/>
          <w:sz w:val="24"/>
          <w:lang w:val="en-US" w:eastAsia="zh-Hans"/>
        </w:rPr>
        <w:t>引入了</w:t>
      </w:r>
      <w:r>
        <w:rPr>
          <w:rFonts w:hint="eastAsia" w:ascii="Times New Roman" w:hAnsi="Times New Roman" w:eastAsiaTheme="minorEastAsia"/>
          <w:sz w:val="24"/>
          <w:lang w:val="en-US" w:eastAsia="zh-Hans"/>
        </w:rPr>
        <w:t>当前网络中链路利用率的方差</w:t>
      </w:r>
      <w:r>
        <w:rPr>
          <w:rFonts w:hint="default" w:ascii="Times New Roman" w:hAnsi="Times New Roman" w:eastAsiaTheme="minorEastAsia"/>
          <w:sz w:val="24"/>
          <w:lang w:eastAsia="zh-Hans"/>
        </w:rPr>
        <w:t>，</w:t>
      </w:r>
      <w:r>
        <w:rPr>
          <w:rFonts w:hint="eastAsia" w:ascii="Times New Roman" w:hAnsi="Times New Roman" w:eastAsiaTheme="minorEastAsia"/>
          <w:sz w:val="24"/>
          <w:lang w:val="en-US" w:eastAsia="zh-Hans"/>
        </w:rPr>
        <w:t>可以减少瓶颈链路的产生</w:t>
      </w:r>
      <w:r>
        <w:rPr>
          <w:rFonts w:hint="default" w:ascii="Times New Roman" w:hAnsi="Times New Roman" w:eastAsiaTheme="minorEastAsia"/>
          <w:sz w:val="24"/>
          <w:lang w:eastAsia="zh-Hans"/>
        </w:rPr>
        <w:t>，</w:t>
      </w:r>
      <w:r>
        <w:rPr>
          <w:rFonts w:hint="eastAsia"/>
          <w:sz w:val="24"/>
          <w:lang w:val="en-US" w:eastAsia="zh-Hans"/>
        </w:rPr>
        <w:t>提升网络的吞吐率和容纳的流数量</w:t>
      </w:r>
      <w:r>
        <w:rPr>
          <w:rFonts w:hint="default" w:ascii="Times New Roman" w:hAnsi="Times New Roman" w:eastAsiaTheme="minorEastAsia"/>
          <w:sz w:val="24"/>
          <w:lang w:eastAsia="zh-Hans"/>
        </w:rPr>
        <w:t>。</w:t>
      </w:r>
    </w:p>
    <w:p>
      <w:pPr>
        <w:ind w:firstLine="480" w:firstLineChars="200"/>
        <w:rPr>
          <w:rFonts w:asciiTheme="minorEastAsia" w:hAnsiTheme="minorEastAsia"/>
          <w:szCs w:val="24"/>
        </w:rPr>
      </w:pPr>
      <w:r>
        <w:rPr>
          <w:rFonts w:hint="default" w:ascii="Times New Roman" w:hAnsi="Times New Roman" w:eastAsiaTheme="minorEastAsia"/>
          <w:sz w:val="24"/>
          <w:lang w:eastAsia="zh-Hans"/>
        </w:rPr>
        <w:t>5、</w:t>
      </w:r>
      <w:r>
        <w:rPr>
          <w:rFonts w:hint="eastAsia"/>
          <w:sz w:val="24"/>
          <w:lang w:val="en-US" w:eastAsia="zh-Hans"/>
        </w:rPr>
        <w:t>优化时间分配</w:t>
      </w:r>
      <w:r>
        <w:rPr>
          <w:rFonts w:hint="default"/>
          <w:sz w:val="24"/>
          <w:lang w:eastAsia="zh-Hans"/>
        </w:rPr>
        <w:t>。</w:t>
      </w:r>
      <w:r>
        <w:rPr>
          <w:rFonts w:hint="eastAsia"/>
          <w:sz w:val="24"/>
          <w:lang w:val="en-US" w:eastAsia="zh-Hans"/>
        </w:rPr>
        <w:t>本发明</w:t>
      </w:r>
      <w:r>
        <w:rPr>
          <w:rFonts w:hint="eastAsia" w:ascii="Times New Roman" w:hAnsi="Times New Roman" w:eastAsiaTheme="minorEastAsia"/>
          <w:sz w:val="24"/>
          <w:lang w:val="en-US" w:eastAsia="zh-Hans"/>
        </w:rPr>
        <w:t>优化了调度求解器的约束和目标函数</w:t>
      </w:r>
      <w:r>
        <w:rPr>
          <w:rFonts w:hint="default" w:ascii="Times New Roman" w:hAnsi="Times New Roman" w:eastAsiaTheme="minorEastAsia"/>
          <w:sz w:val="24"/>
          <w:lang w:eastAsia="zh-Hans"/>
        </w:rPr>
        <w:t>。</w:t>
      </w:r>
      <w:r>
        <w:rPr>
          <w:rFonts w:hint="eastAsia" w:ascii="Times New Roman" w:hAnsi="Times New Roman" w:eastAsiaTheme="minorEastAsia"/>
          <w:sz w:val="24"/>
          <w:lang w:val="en-US" w:eastAsia="zh-Hans"/>
        </w:rPr>
        <w:t>传统在线调度简单地把所有流的传输开始时间最小化</w:t>
      </w:r>
      <w:r>
        <w:rPr>
          <w:rFonts w:hint="default" w:ascii="Times New Roman" w:hAnsi="Times New Roman" w:eastAsiaTheme="minorEastAsia"/>
          <w:sz w:val="24"/>
          <w:lang w:eastAsia="zh-Hans"/>
        </w:rPr>
        <w:t>，</w:t>
      </w:r>
      <w:r>
        <w:rPr>
          <w:rFonts w:hint="eastAsia" w:ascii="Times New Roman" w:hAnsi="Times New Roman" w:eastAsiaTheme="minorEastAsia"/>
          <w:sz w:val="24"/>
          <w:lang w:val="en-US" w:eastAsia="zh-Hans"/>
        </w:rPr>
        <w:t>会造成某一时间段内流的堆积</w:t>
      </w:r>
      <w:r>
        <w:rPr>
          <w:rFonts w:hint="default" w:ascii="Times New Roman" w:hAnsi="Times New Roman" w:eastAsiaTheme="minorEastAsia"/>
          <w:sz w:val="24"/>
          <w:lang w:eastAsia="zh-Hans"/>
        </w:rPr>
        <w:t>，</w:t>
      </w:r>
      <w:r>
        <w:rPr>
          <w:rFonts w:hint="eastAsia" w:ascii="Times New Roman" w:hAnsi="Times New Roman" w:eastAsiaTheme="minorEastAsia"/>
          <w:sz w:val="24"/>
          <w:lang w:val="en-US" w:eastAsia="zh-Hans"/>
        </w:rPr>
        <w:t>造成大量时隙碎片的产生</w:t>
      </w:r>
      <w:r>
        <w:rPr>
          <w:rFonts w:hint="default" w:ascii="Times New Roman" w:hAnsi="Times New Roman" w:eastAsiaTheme="minorEastAsia"/>
          <w:sz w:val="24"/>
          <w:lang w:eastAsia="zh-Hans"/>
        </w:rPr>
        <w:t>。</w:t>
      </w:r>
      <w:r>
        <w:rPr>
          <w:rFonts w:hint="eastAsia"/>
          <w:sz w:val="24"/>
          <w:lang w:val="en-US" w:eastAsia="zh-Hans"/>
        </w:rPr>
        <w:t>本发明</w:t>
      </w:r>
      <w:r>
        <w:rPr>
          <w:rFonts w:hint="eastAsia" w:ascii="Times New Roman" w:hAnsi="Times New Roman" w:eastAsiaTheme="minorEastAsia"/>
          <w:sz w:val="24"/>
          <w:lang w:val="en-US" w:eastAsia="zh-Hans"/>
        </w:rPr>
        <w:t>将流的传输开始时间限制在不同的</w:t>
      </w:r>
      <w:r>
        <w:rPr>
          <w:rFonts w:hint="eastAsia"/>
          <w:sz w:val="24"/>
          <w:lang w:val="en-US" w:eastAsia="zh-Hans"/>
        </w:rPr>
        <w:t>时间范围</w:t>
      </w:r>
      <w:r>
        <w:rPr>
          <w:rFonts w:hint="eastAsia" w:ascii="Times New Roman" w:hAnsi="Times New Roman" w:eastAsiaTheme="minorEastAsia"/>
          <w:sz w:val="24"/>
          <w:lang w:val="en-US" w:eastAsia="zh-Hans"/>
        </w:rPr>
        <w:t>内</w:t>
      </w:r>
      <w:r>
        <w:rPr>
          <w:rFonts w:hint="default" w:ascii="Times New Roman" w:hAnsi="Times New Roman" w:eastAsiaTheme="minorEastAsia"/>
          <w:sz w:val="24"/>
          <w:lang w:eastAsia="zh-Hans"/>
        </w:rPr>
        <w:t>，</w:t>
      </w:r>
      <w:r>
        <w:rPr>
          <w:rFonts w:hint="eastAsia" w:ascii="Times New Roman" w:hAnsi="Times New Roman" w:eastAsiaTheme="minorEastAsia"/>
          <w:sz w:val="24"/>
          <w:lang w:val="en-US" w:eastAsia="zh-Hans"/>
        </w:rPr>
        <w:t>可以避免流堆积</w:t>
      </w:r>
      <w:r>
        <w:rPr>
          <w:rFonts w:hint="default" w:ascii="Times New Roman" w:hAnsi="Times New Roman" w:eastAsiaTheme="minorEastAsia"/>
          <w:sz w:val="24"/>
          <w:lang w:eastAsia="zh-Hans"/>
        </w:rPr>
        <w:t>，</w:t>
      </w:r>
      <w:r>
        <w:rPr>
          <w:rFonts w:hint="eastAsia"/>
          <w:sz w:val="24"/>
          <w:lang w:val="en-US" w:eastAsia="zh-Hans"/>
        </w:rPr>
        <w:t>同时</w:t>
      </w:r>
      <w:r>
        <w:rPr>
          <w:rFonts w:hint="eastAsia" w:ascii="Times New Roman" w:hAnsi="Times New Roman" w:eastAsiaTheme="minorEastAsia"/>
          <w:sz w:val="24"/>
          <w:lang w:val="en-US" w:eastAsia="zh-Hans"/>
        </w:rPr>
        <w:t>加快求解速度</w:t>
      </w:r>
      <w:r>
        <w:rPr>
          <w:rFonts w:hint="default" w:ascii="Times New Roman" w:hAnsi="Times New Roman" w:eastAsiaTheme="minorEastAsia"/>
          <w:sz w:val="24"/>
          <w:lang w:eastAsia="zh-Hans"/>
        </w:rPr>
        <w:t>。</w:t>
      </w:r>
      <w:r>
        <w:rPr>
          <w:rFonts w:hint="eastAsia" w:ascii="Times New Roman" w:hAnsi="Times New Roman" w:eastAsiaTheme="minorEastAsia"/>
          <w:sz w:val="24"/>
          <w:lang w:val="en-US" w:eastAsia="zh-Hans"/>
        </w:rPr>
        <w:t>改进的目标函数则综合考虑了流传输时间长度和流周期带来的影响</w:t>
      </w:r>
      <w:r>
        <w:rPr>
          <w:rFonts w:hint="default" w:ascii="Times New Roman" w:hAnsi="Times New Roman" w:eastAsiaTheme="minorEastAsia"/>
          <w:sz w:val="24"/>
          <w:lang w:eastAsia="zh-Hans"/>
        </w:rPr>
        <w:t>，</w:t>
      </w:r>
      <w:r>
        <w:rPr>
          <w:rFonts w:hint="eastAsia" w:ascii="Times New Roman" w:hAnsi="Times New Roman" w:eastAsiaTheme="minorEastAsia"/>
          <w:sz w:val="24"/>
          <w:lang w:val="en-US" w:eastAsia="zh-Hans"/>
        </w:rPr>
        <w:t>使得调度频繁</w:t>
      </w:r>
      <w:r>
        <w:rPr>
          <w:rFonts w:hint="default" w:ascii="Times New Roman" w:hAnsi="Times New Roman" w:eastAsiaTheme="minorEastAsia"/>
          <w:sz w:val="24"/>
          <w:lang w:eastAsia="zh-Hans"/>
        </w:rPr>
        <w:t>、</w:t>
      </w:r>
      <w:r>
        <w:rPr>
          <w:rFonts w:hint="eastAsia" w:ascii="Times New Roman" w:hAnsi="Times New Roman" w:eastAsiaTheme="minorEastAsia"/>
          <w:sz w:val="24"/>
          <w:lang w:val="en-US" w:eastAsia="zh-Hans"/>
        </w:rPr>
        <w:t>传输时间较长的流优先被调度</w:t>
      </w:r>
      <w:r>
        <w:rPr>
          <w:rFonts w:hint="default" w:ascii="Times New Roman" w:hAnsi="Times New Roman" w:eastAsiaTheme="minorEastAsia"/>
          <w:sz w:val="24"/>
          <w:lang w:eastAsia="zh-Hans"/>
        </w:rPr>
        <w:t>，</w:t>
      </w:r>
      <w:r>
        <w:rPr>
          <w:rFonts w:hint="eastAsia" w:ascii="Times New Roman" w:hAnsi="Times New Roman" w:eastAsiaTheme="minorEastAsia"/>
          <w:sz w:val="24"/>
          <w:lang w:val="en-US" w:eastAsia="zh-Hans"/>
        </w:rPr>
        <w:t>可以减少时隙碎片的产生</w:t>
      </w:r>
      <w:r>
        <w:rPr>
          <w:rFonts w:hint="default" w:ascii="Times New Roman" w:hAnsi="Times New Roman" w:eastAsiaTheme="minorEastAsia"/>
          <w:sz w:val="24"/>
          <w:lang w:eastAsia="zh-Hans"/>
        </w:rPr>
        <w:t>。</w:t>
      </w:r>
    </w:p>
    <w:p>
      <w:pPr>
        <w:pStyle w:val="2"/>
        <w:spacing w:before="156"/>
        <w:rPr>
          <w:rFonts w:ascii="Times New Roman"/>
        </w:rPr>
      </w:pPr>
      <w:r>
        <w:rPr>
          <w:rFonts w:ascii="Times New Roman"/>
        </w:rPr>
        <w:t>八、本发明的效果</w:t>
      </w:r>
    </w:p>
    <w:p>
      <w:pPr>
        <w:keepNext w:val="0"/>
        <w:keepLines w:val="0"/>
        <w:widowControl/>
        <w:suppressLineNumbers w:val="0"/>
        <w:ind w:firstLine="420" w:firstLineChars="0"/>
        <w:jc w:val="left"/>
        <w:rPr>
          <w:rFonts w:hint="default"/>
          <w:lang w:eastAsia="zh-Hans"/>
        </w:rPr>
      </w:pPr>
      <w:r>
        <w:rPr>
          <w:rFonts w:hint="eastAsia"/>
          <w:lang w:val="en-US" w:eastAsia="zh-Hans"/>
        </w:rPr>
        <w:t>本发明通过java编码来进行仿真实</w:t>
      </w:r>
      <w:r>
        <w:rPr>
          <w:rFonts w:hint="eastAsia" w:ascii="Times New Roman" w:hAnsi="Times New Roman"/>
          <w:lang w:val="en-US" w:eastAsia="zh-Hans"/>
        </w:rPr>
        <w:t>验</w:t>
      </w:r>
      <w:r>
        <w:rPr>
          <w:rFonts w:hint="default"/>
          <w:lang w:eastAsia="zh-Hans"/>
        </w:rPr>
        <w:t>：</w:t>
      </w:r>
    </w:p>
    <w:p>
      <w:pPr>
        <w:keepNext w:val="0"/>
        <w:keepLines w:val="0"/>
        <w:widowControl/>
        <w:suppressLineNumbers w:val="0"/>
        <w:ind w:firstLine="420" w:firstLineChars="0"/>
        <w:jc w:val="left"/>
        <w:rPr>
          <w:rFonts w:hint="default" w:ascii="Times New Roman" w:hAnsi="Times New Roman"/>
          <w:lang w:eastAsia="zh-Hans"/>
        </w:rPr>
      </w:pPr>
      <w:r>
        <w:rPr>
          <w:rFonts w:hint="eastAsia"/>
          <w:lang w:val="en-US" w:eastAsia="zh-Hans"/>
        </w:rPr>
        <w:t>实验</w:t>
      </w:r>
      <w:r>
        <w:rPr>
          <w:rFonts w:hint="eastAsia" w:ascii="Times New Roman" w:hAnsi="Times New Roman"/>
          <w:lang w:val="en-US" w:eastAsia="zh-CN"/>
        </w:rPr>
        <w:t>①</w:t>
      </w:r>
      <w:r>
        <w:rPr>
          <w:rFonts w:hint="default"/>
          <w:lang w:eastAsia="zh-CN"/>
        </w:rPr>
        <w:t>：</w:t>
      </w:r>
      <w:r>
        <w:rPr>
          <w:rFonts w:hint="eastAsia" w:ascii="Times New Roman" w:hAnsi="Times New Roman"/>
          <w:lang w:val="en-US" w:eastAsia="zh-Hans"/>
        </w:rPr>
        <w:t>设计了基于传统在线调度方案和本发明提出的批量重配置方案的对比</w:t>
      </w:r>
      <w:r>
        <w:rPr>
          <w:rFonts w:hint="default" w:ascii="Times New Roman" w:hAnsi="Times New Roman"/>
          <w:lang w:eastAsia="zh-Hans"/>
        </w:rPr>
        <w:t>。</w:t>
      </w:r>
      <w:r>
        <w:rPr>
          <w:rFonts w:hint="eastAsia" w:ascii="Times New Roman" w:hAnsi="Times New Roman"/>
          <w:lang w:val="en-US" w:eastAsia="zh-Hans"/>
        </w:rPr>
        <w:t>仿真结果表明，在线调度机制中加入本发明提出的批量重配置方案</w:t>
      </w:r>
      <w:r>
        <w:rPr>
          <w:rFonts w:hint="default" w:ascii="Times New Roman" w:hAnsi="Times New Roman"/>
          <w:lang w:eastAsia="zh-Hans"/>
        </w:rPr>
        <w:t>，</w:t>
      </w:r>
      <w:r>
        <w:rPr>
          <w:rFonts w:hint="eastAsia" w:ascii="Times New Roman" w:hAnsi="Times New Roman"/>
          <w:lang w:val="en-US" w:eastAsia="zh-Hans"/>
        </w:rPr>
        <w:t>可以提高</w:t>
      </w:r>
      <w:r>
        <w:rPr>
          <w:rFonts w:hint="eastAsia"/>
          <w:lang w:val="en-US" w:eastAsia="zh-Hans"/>
        </w:rPr>
        <w:t>网络的吞吐率和</w:t>
      </w:r>
      <w:r>
        <w:rPr>
          <w:rFonts w:hint="eastAsia" w:ascii="Times New Roman" w:hAnsi="Times New Roman"/>
          <w:lang w:val="en-US" w:eastAsia="zh-Hans"/>
        </w:rPr>
        <w:t>调度成功的流数量</w:t>
      </w:r>
      <w:r>
        <w:rPr>
          <w:rFonts w:hint="default" w:ascii="Times New Roman" w:hAnsi="Times New Roman"/>
          <w:lang w:eastAsia="zh-Hans"/>
        </w:rPr>
        <w:t>。</w:t>
      </w:r>
    </w:p>
    <w:p>
      <w:pPr>
        <w:keepNext w:val="0"/>
        <w:keepLines w:val="0"/>
        <w:widowControl/>
        <w:suppressLineNumbers w:val="0"/>
        <w:ind w:firstLine="420" w:firstLineChars="0"/>
        <w:jc w:val="left"/>
        <w:rPr>
          <w:rFonts w:hint="default"/>
          <w:lang w:eastAsia="zh-Hans"/>
        </w:rPr>
      </w:pPr>
      <w:r>
        <w:rPr>
          <w:rFonts w:hint="eastAsia"/>
          <w:lang w:val="en-US" w:eastAsia="zh-Hans"/>
        </w:rPr>
        <w:t>实验</w:t>
      </w:r>
      <w:r>
        <w:rPr>
          <w:rFonts w:hint="eastAsia" w:ascii="Times New Roman" w:hAnsi="Times New Roman"/>
          <w:lang w:val="en-US" w:eastAsia="zh-CN"/>
        </w:rPr>
        <w:t>②</w:t>
      </w:r>
      <w:r>
        <w:rPr>
          <w:rFonts w:hint="default"/>
          <w:lang w:eastAsia="zh-CN"/>
        </w:rPr>
        <w:t>：</w:t>
      </w:r>
      <w:r>
        <w:rPr>
          <w:rFonts w:hint="eastAsia"/>
          <w:lang w:val="en-US" w:eastAsia="zh-Hans"/>
        </w:rPr>
        <w:t>消融实验</w:t>
      </w:r>
      <w:r>
        <w:rPr>
          <w:rFonts w:hint="default"/>
          <w:lang w:eastAsia="zh-Hans"/>
        </w:rPr>
        <w:t>。</w:t>
      </w:r>
      <w:r>
        <w:rPr>
          <w:rFonts w:hint="eastAsia"/>
          <w:lang w:val="en-US" w:eastAsia="zh-Hans"/>
        </w:rPr>
        <w:t>设计了传统的在线调度方案</w:t>
      </w:r>
      <w:r>
        <w:rPr>
          <w:rFonts w:hint="default"/>
          <w:lang w:eastAsia="zh-Hans"/>
        </w:rPr>
        <w:t>、</w:t>
      </w:r>
      <w:r>
        <w:rPr>
          <w:rFonts w:hint="eastAsia"/>
          <w:lang w:val="en-US" w:eastAsia="zh-Hans"/>
        </w:rPr>
        <w:t>仅优化路径选择的批量重配置方案</w:t>
      </w:r>
      <w:r>
        <w:rPr>
          <w:rFonts w:hint="default"/>
          <w:lang w:eastAsia="zh-Hans"/>
        </w:rPr>
        <w:t>、</w:t>
      </w:r>
      <w:r>
        <w:rPr>
          <w:rFonts w:hint="eastAsia"/>
          <w:lang w:val="en-US" w:eastAsia="zh-Hans"/>
        </w:rPr>
        <w:t>仅优化时间分配的批量重配置方案和优化路径选择及优化时间分配的批量重配置方案的对比</w:t>
      </w:r>
      <w:r>
        <w:rPr>
          <w:rFonts w:hint="default"/>
          <w:lang w:eastAsia="zh-Hans"/>
        </w:rPr>
        <w:t>，</w:t>
      </w:r>
      <w:r>
        <w:rPr>
          <w:rFonts w:hint="eastAsia"/>
          <w:lang w:val="en-US" w:eastAsia="zh-Hans"/>
        </w:rPr>
        <w:t>仿真结果表明</w:t>
      </w:r>
      <w:r>
        <w:rPr>
          <w:rFonts w:hint="default"/>
          <w:lang w:eastAsia="zh-Hans"/>
        </w:rPr>
        <w:t>，</w:t>
      </w:r>
      <w:r>
        <w:rPr>
          <w:rFonts w:hint="eastAsia"/>
          <w:lang w:val="en-US" w:eastAsia="zh-Hans"/>
        </w:rPr>
        <w:t>优化路径选择和优化时间分配在一定程度上都可以提升吞吐率和调度成功的流数量</w:t>
      </w:r>
      <w:r>
        <w:rPr>
          <w:rFonts w:hint="default"/>
          <w:lang w:eastAsia="zh-Hans"/>
        </w:rPr>
        <w:t>，</w:t>
      </w:r>
      <w:r>
        <w:rPr>
          <w:rFonts w:hint="eastAsia"/>
          <w:lang w:val="en-US" w:eastAsia="zh-Hans"/>
        </w:rPr>
        <w:t>同时使用二者则可以获得更大程度的提升</w:t>
      </w:r>
      <w:r>
        <w:rPr>
          <w:rFonts w:hint="default"/>
          <w:lang w:eastAsia="zh-Hans"/>
        </w:rPr>
        <w:t>。</w:t>
      </w:r>
    </w:p>
    <w:p>
      <w:pPr>
        <w:keepNext w:val="0"/>
        <w:keepLines w:val="0"/>
        <w:widowControl/>
        <w:suppressLineNumbers w:val="0"/>
        <w:ind w:firstLine="420" w:firstLineChars="0"/>
        <w:jc w:val="left"/>
        <w:rPr>
          <w:rFonts w:hint="default"/>
          <w:lang w:eastAsia="zh-Hans"/>
        </w:rPr>
      </w:pPr>
      <w:r>
        <w:rPr>
          <w:rFonts w:hint="eastAsia"/>
          <w:lang w:val="en-US" w:eastAsia="zh-Hans"/>
        </w:rPr>
        <w:t>实验</w:t>
      </w:r>
      <w:r>
        <w:rPr>
          <w:rFonts w:hint="eastAsia" w:ascii="Times New Roman" w:hAnsi="Times New Roman"/>
          <w:lang w:val="en-US" w:eastAsia="zh-CN"/>
        </w:rPr>
        <w:t>③</w:t>
      </w:r>
      <w:r>
        <w:rPr>
          <w:rFonts w:hint="default"/>
          <w:lang w:eastAsia="zh-CN"/>
        </w:rPr>
        <w:t>：</w:t>
      </w:r>
      <w:r>
        <w:rPr>
          <w:rFonts w:hint="eastAsia"/>
          <w:lang w:val="en-US" w:eastAsia="zh-Hans"/>
        </w:rPr>
        <w:t>设计了不同周期组合和不同流大小组合的重配置方案对比</w:t>
      </w:r>
      <w:r>
        <w:rPr>
          <w:rFonts w:hint="default"/>
          <w:lang w:eastAsia="zh-Hans"/>
        </w:rPr>
        <w:t>，</w:t>
      </w:r>
      <w:r>
        <w:rPr>
          <w:rFonts w:hint="eastAsia"/>
          <w:lang w:val="en-US" w:eastAsia="zh-Hans"/>
        </w:rPr>
        <w:t>并进行了优化路径选择和优化时间分配的消融实验</w:t>
      </w:r>
      <w:r>
        <w:rPr>
          <w:rFonts w:hint="default"/>
          <w:lang w:eastAsia="zh-Hans"/>
        </w:rPr>
        <w:t>。</w:t>
      </w:r>
      <w:r>
        <w:rPr>
          <w:rFonts w:hint="eastAsia"/>
          <w:lang w:val="en-US" w:eastAsia="zh-Hans"/>
        </w:rPr>
        <w:t>仿真结果表明</w:t>
      </w:r>
      <w:r>
        <w:rPr>
          <w:rFonts w:hint="default"/>
          <w:lang w:eastAsia="zh-Hans"/>
        </w:rPr>
        <w:t>，</w:t>
      </w:r>
      <w:r>
        <w:rPr>
          <w:rFonts w:hint="eastAsia"/>
          <w:lang w:val="en-US" w:eastAsia="zh-Hans"/>
        </w:rPr>
        <w:t>吞吐率在所有组合下都会有提升</w:t>
      </w:r>
      <w:r>
        <w:rPr>
          <w:rFonts w:hint="default"/>
          <w:lang w:eastAsia="zh-Hans"/>
        </w:rPr>
        <w:t>，</w:t>
      </w:r>
      <w:r>
        <w:rPr>
          <w:rFonts w:hint="eastAsia"/>
          <w:lang w:val="en-US" w:eastAsia="zh-Hans"/>
        </w:rPr>
        <w:t>调度成功的流数量在某些组合下会有提升</w:t>
      </w:r>
      <w:r>
        <w:rPr>
          <w:rFonts w:hint="default"/>
          <w:lang w:eastAsia="zh-Hans"/>
        </w:rPr>
        <w:t>。</w:t>
      </w:r>
      <w:r>
        <w:rPr>
          <w:rFonts w:hint="eastAsia"/>
          <w:lang w:val="en-US" w:eastAsia="zh-Hans"/>
        </w:rPr>
        <w:t>随着流周期和流大小范围的增大</w:t>
      </w:r>
      <w:r>
        <w:rPr>
          <w:rFonts w:hint="default"/>
          <w:lang w:eastAsia="zh-Hans"/>
        </w:rPr>
        <w:t>，</w:t>
      </w:r>
      <w:r>
        <w:rPr>
          <w:rFonts w:hint="eastAsia"/>
          <w:lang w:val="en-US" w:eastAsia="zh-Hans"/>
        </w:rPr>
        <w:t>优化路径选择的重配置方案在调度成功流数量指标上逐渐下降</w:t>
      </w:r>
      <w:r>
        <w:rPr>
          <w:rFonts w:hint="default"/>
          <w:lang w:eastAsia="zh-Hans"/>
        </w:rPr>
        <w:t>，</w:t>
      </w:r>
      <w:r>
        <w:rPr>
          <w:rFonts w:hint="eastAsia"/>
          <w:lang w:val="en-US" w:eastAsia="zh-Hans"/>
        </w:rPr>
        <w:t>优化时间分配的重配置方案在吞吐率和调度成功的流数量指标上逐渐提升</w:t>
      </w:r>
      <w:r>
        <w:rPr>
          <w:rFonts w:hint="default"/>
          <w:lang w:eastAsia="zh-Hans"/>
        </w:rPr>
        <w:t>。</w:t>
      </w:r>
    </w:p>
    <w:p>
      <w:pPr>
        <w:keepNext w:val="0"/>
        <w:keepLines w:val="0"/>
        <w:widowControl/>
        <w:suppressLineNumbers w:val="0"/>
        <w:ind w:firstLine="420" w:firstLineChars="0"/>
        <w:jc w:val="left"/>
        <w:rPr>
          <w:rFonts w:hint="default" w:ascii="Times New Roman" w:hAnsi="Times New Roman"/>
          <w:lang w:val="en-US" w:eastAsia="zh-Hans"/>
        </w:rPr>
      </w:pPr>
      <w:r>
        <w:rPr>
          <w:rFonts w:hint="eastAsia"/>
          <w:lang w:val="en-US" w:eastAsia="zh-Hans"/>
        </w:rPr>
        <w:t>实验</w:t>
      </w:r>
      <w:r>
        <w:rPr>
          <w:rFonts w:hint="eastAsia" w:ascii="Times New Roman" w:hAnsi="Times New Roman"/>
          <w:lang w:val="en-US" w:eastAsia="zh-CN"/>
        </w:rPr>
        <w:t>④</w:t>
      </w:r>
      <w:r>
        <w:rPr>
          <w:rFonts w:hint="default"/>
          <w:lang w:eastAsia="zh-CN"/>
        </w:rPr>
        <w:t>：</w:t>
      </w:r>
      <w:r>
        <w:rPr>
          <w:rFonts w:hint="eastAsia" w:ascii="Times New Roman" w:hAnsi="Times New Roman"/>
          <w:lang w:val="en-US" w:eastAsia="zh-Hans"/>
        </w:rPr>
        <w:t>设计了基于全局重配置方案和本发明提出的批量重配置方案的对比</w:t>
      </w:r>
      <w:r>
        <w:rPr>
          <w:rFonts w:hint="default" w:ascii="Times New Roman" w:hAnsi="Times New Roman"/>
          <w:lang w:eastAsia="zh-Hans"/>
        </w:rPr>
        <w:t>。</w:t>
      </w:r>
      <w:r>
        <w:rPr>
          <w:rFonts w:hint="eastAsia" w:ascii="Times New Roman" w:hAnsi="Times New Roman"/>
          <w:lang w:val="en-US" w:eastAsia="zh-Hans"/>
        </w:rPr>
        <w:t>仿真结果表明，批量重配置方案可以有效的减少计算时间</w:t>
      </w:r>
      <w:r>
        <w:rPr>
          <w:rFonts w:hint="default" w:ascii="Times New Roman" w:hAnsi="Times New Roman"/>
          <w:lang w:val="en-US" w:eastAsia="zh-Hans"/>
        </w:rPr>
        <w:t>，</w:t>
      </w:r>
      <w:r>
        <w:rPr>
          <w:rFonts w:hint="eastAsia" w:ascii="Times New Roman" w:hAnsi="Times New Roman"/>
          <w:lang w:val="en-US" w:eastAsia="zh-Hans"/>
        </w:rPr>
        <w:t>使得系统能够在秒级时间内响应</w:t>
      </w:r>
      <w:r>
        <w:rPr>
          <w:rFonts w:hint="default" w:ascii="Times New Roman" w:hAnsi="Times New Roman"/>
          <w:lang w:eastAsia="zh-Hans"/>
        </w:rPr>
        <w:t>，</w:t>
      </w:r>
      <w:r>
        <w:rPr>
          <w:rFonts w:hint="eastAsia" w:ascii="Times New Roman" w:hAnsi="Times New Roman"/>
          <w:lang w:val="en-US" w:eastAsia="zh-Hans"/>
        </w:rPr>
        <w:t>满足在线调度的要求</w:t>
      </w:r>
      <w:r>
        <w:rPr>
          <w:rFonts w:hint="default" w:ascii="Times New Roman" w:hAnsi="Times New Roman"/>
          <w:lang w:val="en-US" w:eastAsia="zh-Hans"/>
        </w:rPr>
        <w:t>。</w:t>
      </w:r>
    </w:p>
    <w:p>
      <w:pPr>
        <w:keepNext w:val="0"/>
        <w:keepLines w:val="0"/>
        <w:widowControl/>
        <w:suppressLineNumbers w:val="0"/>
        <w:ind w:firstLine="420" w:firstLineChars="0"/>
        <w:jc w:val="left"/>
        <w:rPr>
          <w:rFonts w:hint="default" w:ascii="Times New Roman" w:hAnsi="Times New Roman"/>
          <w:lang w:eastAsia="zh-Hans"/>
        </w:rPr>
      </w:pPr>
      <w:r>
        <w:rPr>
          <w:rFonts w:hint="eastAsia"/>
          <w:lang w:val="en-US" w:eastAsia="zh-Hans"/>
        </w:rPr>
        <w:t>实验</w:t>
      </w:r>
      <w:r>
        <w:rPr>
          <w:rFonts w:hint="eastAsia" w:ascii="Times New Roman" w:hAnsi="Times New Roman"/>
          <w:lang w:val="en-US" w:eastAsia="zh-CN"/>
        </w:rPr>
        <w:t>⑤</w:t>
      </w:r>
      <w:r>
        <w:rPr>
          <w:rFonts w:hint="default"/>
          <w:lang w:eastAsia="zh-CN"/>
        </w:rPr>
        <w:t>：</w:t>
      </w:r>
      <w:r>
        <w:rPr>
          <w:rFonts w:hint="eastAsia" w:ascii="Times New Roman" w:hAnsi="Times New Roman"/>
          <w:lang w:val="en-US" w:eastAsia="zh-Hans"/>
        </w:rPr>
        <w:t>设计了分</w:t>
      </w:r>
      <w:r>
        <w:rPr>
          <w:rFonts w:hint="eastAsia"/>
          <w:lang w:val="en-US" w:eastAsia="zh-Hans"/>
        </w:rPr>
        <w:t>组</w:t>
      </w:r>
      <w:r>
        <w:rPr>
          <w:rFonts w:hint="eastAsia" w:ascii="Times New Roman" w:hAnsi="Times New Roman"/>
          <w:lang w:val="en-US" w:eastAsia="zh-Hans"/>
        </w:rPr>
        <w:t>全局重配置方案和本发明提出的批量重配置方案的对比</w:t>
      </w:r>
      <w:r>
        <w:rPr>
          <w:rFonts w:hint="default" w:ascii="Times New Roman" w:hAnsi="Times New Roman"/>
          <w:lang w:eastAsia="zh-Hans"/>
        </w:rPr>
        <w:t>。</w:t>
      </w:r>
      <w:r>
        <w:rPr>
          <w:rFonts w:hint="eastAsia" w:ascii="Times New Roman" w:hAnsi="Times New Roman"/>
          <w:lang w:val="en-US" w:eastAsia="zh-Hans"/>
        </w:rPr>
        <w:t>仿真结果表明，相比于全局重配置</w:t>
      </w:r>
      <w:r>
        <w:rPr>
          <w:rFonts w:hint="default" w:ascii="Times New Roman" w:hAnsi="Times New Roman"/>
          <w:lang w:eastAsia="zh-Hans"/>
        </w:rPr>
        <w:t>，</w:t>
      </w:r>
      <w:r>
        <w:rPr>
          <w:rFonts w:hint="eastAsia" w:ascii="Times New Roman" w:hAnsi="Times New Roman"/>
          <w:lang w:val="en-US" w:eastAsia="zh-Hans"/>
        </w:rPr>
        <w:t>分</w:t>
      </w:r>
      <w:r>
        <w:rPr>
          <w:rFonts w:hint="eastAsia"/>
          <w:lang w:val="en-US" w:eastAsia="zh-Hans"/>
        </w:rPr>
        <w:t>组</w:t>
      </w:r>
      <w:r>
        <w:rPr>
          <w:rFonts w:hint="eastAsia" w:ascii="Times New Roman" w:hAnsi="Times New Roman"/>
          <w:lang w:val="en-US" w:eastAsia="zh-Hans"/>
        </w:rPr>
        <w:t>全局重配置方案可以扩展到流数量更多的场景</w:t>
      </w:r>
      <w:r>
        <w:rPr>
          <w:rFonts w:hint="default" w:ascii="Times New Roman" w:hAnsi="Times New Roman"/>
          <w:lang w:eastAsia="zh-Hans"/>
        </w:rPr>
        <w:t>，</w:t>
      </w:r>
      <w:r>
        <w:rPr>
          <w:rFonts w:hint="eastAsia" w:ascii="Times New Roman" w:hAnsi="Times New Roman"/>
          <w:lang w:val="en-US" w:eastAsia="zh-Hans"/>
        </w:rPr>
        <w:t>但是随着流数量的增长</w:t>
      </w:r>
      <w:r>
        <w:rPr>
          <w:rFonts w:hint="default" w:ascii="Times New Roman" w:hAnsi="Times New Roman"/>
          <w:lang w:eastAsia="zh-Hans"/>
        </w:rPr>
        <w:t>，</w:t>
      </w:r>
      <w:r>
        <w:rPr>
          <w:rFonts w:hint="eastAsia" w:ascii="Times New Roman" w:hAnsi="Times New Roman"/>
          <w:lang w:val="en-US" w:eastAsia="zh-Hans"/>
        </w:rPr>
        <w:t>该方案的计算时间也随之增长</w:t>
      </w:r>
      <w:r>
        <w:rPr>
          <w:rFonts w:hint="default" w:ascii="Times New Roman" w:hAnsi="Times New Roman"/>
          <w:lang w:eastAsia="zh-Hans"/>
        </w:rPr>
        <w:t>。</w:t>
      </w:r>
      <w:r>
        <w:rPr>
          <w:rFonts w:hint="eastAsia" w:ascii="Times New Roman" w:hAnsi="Times New Roman"/>
          <w:lang w:val="en-US" w:eastAsia="zh-Hans"/>
        </w:rPr>
        <w:t>无法满足在线调度的秒级时间要求</w:t>
      </w:r>
      <w:r>
        <w:rPr>
          <w:rFonts w:hint="default" w:ascii="Times New Roman" w:hAnsi="Times New Roman"/>
          <w:lang w:eastAsia="zh-Hans"/>
        </w:rPr>
        <w:t>。</w:t>
      </w:r>
      <w:r>
        <w:rPr>
          <w:rFonts w:hint="eastAsia" w:ascii="Times New Roman" w:hAnsi="Times New Roman"/>
          <w:lang w:val="en-US" w:eastAsia="zh-Hans"/>
        </w:rPr>
        <w:t>而本发明提出的批量重配置方案的运行时间受流数量的影响较小</w:t>
      </w:r>
      <w:r>
        <w:rPr>
          <w:rFonts w:hint="default" w:ascii="Times New Roman" w:hAnsi="Times New Roman"/>
          <w:lang w:eastAsia="zh-Hans"/>
        </w:rPr>
        <w:t>，</w:t>
      </w:r>
      <w:r>
        <w:rPr>
          <w:rFonts w:hint="eastAsia" w:ascii="Times New Roman" w:hAnsi="Times New Roman"/>
          <w:lang w:val="en-US" w:eastAsia="zh-Hans"/>
        </w:rPr>
        <w:t>可以稳定在秒级时间内计算出结果</w:t>
      </w:r>
      <w:r>
        <w:rPr>
          <w:rFonts w:hint="default" w:ascii="Times New Roman" w:hAnsi="Times New Roman"/>
          <w:lang w:eastAsia="zh-Hans"/>
        </w:rPr>
        <w:t>。</w:t>
      </w:r>
    </w:p>
    <w:p>
      <w:pPr>
        <w:pStyle w:val="2"/>
        <w:spacing w:before="156"/>
        <w:rPr>
          <w:rFonts w:ascii="Times New Roman"/>
        </w:rPr>
      </w:pPr>
      <w:r>
        <w:rPr>
          <w:rFonts w:ascii="Times New Roman"/>
        </w:rPr>
        <w:t>九、本发明的实例</w:t>
      </w:r>
    </w:p>
    <w:p>
      <w:pPr>
        <w:ind w:firstLine="420"/>
        <w:rPr>
          <w:rFonts w:hint="eastAsia"/>
          <w:lang w:val="en-US" w:eastAsia="zh-CN"/>
        </w:rPr>
      </w:pPr>
      <w:r>
        <w:rPr>
          <w:rFonts w:hint="eastAsia"/>
        </w:rPr>
        <w:t>为了评估本发明提出的方案的</w:t>
      </w:r>
      <w:r>
        <w:rPr>
          <w:rFonts w:hint="eastAsia"/>
          <w:lang w:val="en-US" w:eastAsia="zh-CN"/>
        </w:rPr>
        <w:t>性能</w:t>
      </w:r>
      <w:r>
        <w:rPr>
          <w:rFonts w:hint="eastAsia"/>
        </w:rPr>
        <w:t>，</w:t>
      </w:r>
      <w:r>
        <w:rPr>
          <w:rFonts w:hint="eastAsia"/>
          <w:lang w:val="en-US" w:eastAsia="zh-CN"/>
        </w:rPr>
        <w:t>首先设计仿真实验的条件：</w:t>
      </w:r>
    </w:p>
    <w:p>
      <w:pPr>
        <w:numPr>
          <w:ilvl w:val="0"/>
          <w:numId w:val="3"/>
        </w:numPr>
        <w:ind w:firstLine="420"/>
        <w:rPr>
          <w:rFonts w:hint="default"/>
          <w:lang w:val="en-US" w:eastAsia="zh-CN"/>
        </w:rPr>
      </w:pPr>
      <w:r>
        <w:rPr>
          <w:rFonts w:hint="eastAsia"/>
          <w:lang w:val="en-US" w:eastAsia="zh-CN"/>
        </w:rPr>
        <w:t>网络拓扑：</w:t>
      </w:r>
      <w:r>
        <w:rPr>
          <w:rFonts w:hint="eastAsia"/>
          <w:lang w:val="en-US" w:eastAsia="zh-Hans"/>
        </w:rPr>
        <w:t>对</w:t>
      </w:r>
      <w:r>
        <w:rPr>
          <w:rFonts w:hint="eastAsia" w:ascii="Times New Roman" w:hAnsi="Times New Roman"/>
          <w:lang w:val="en-US" w:eastAsia="zh-Hans"/>
        </w:rPr>
        <w:t>于实验</w:t>
      </w:r>
      <w:r>
        <w:rPr>
          <w:rFonts w:hint="eastAsia" w:ascii="Times New Roman" w:hAnsi="Times New Roman"/>
          <w:lang w:val="en-US" w:eastAsia="zh-CN"/>
        </w:rPr>
        <w:t>①</w:t>
      </w:r>
      <w:r>
        <w:rPr>
          <w:rFonts w:hint="default"/>
          <w:lang w:eastAsia="zh-CN"/>
        </w:rPr>
        <w:t>、</w:t>
      </w:r>
      <w:r>
        <w:rPr>
          <w:rFonts w:hint="eastAsia"/>
          <w:lang w:val="en-US" w:eastAsia="zh-Hans"/>
        </w:rPr>
        <w:t>实验</w:t>
      </w:r>
      <w:r>
        <w:rPr>
          <w:rFonts w:hint="eastAsia" w:ascii="Times New Roman" w:hAnsi="Times New Roman"/>
          <w:lang w:val="en-US" w:eastAsia="zh-CN"/>
        </w:rPr>
        <w:t>②</w:t>
      </w:r>
      <w:r>
        <w:rPr>
          <w:rFonts w:hint="eastAsia"/>
          <w:lang w:val="en-US" w:eastAsia="zh-Hans"/>
        </w:rPr>
        <w:t>和实验</w:t>
      </w:r>
      <w:r>
        <w:rPr>
          <w:rFonts w:hint="eastAsia" w:ascii="Times New Roman" w:hAnsi="Times New Roman"/>
          <w:lang w:val="en-US" w:eastAsia="zh-CN"/>
        </w:rPr>
        <w:t>③</w:t>
      </w:r>
      <w:r>
        <w:rPr>
          <w:rFonts w:hint="eastAsia" w:ascii="Times New Roman" w:hAnsi="Times New Roman"/>
          <w:lang w:eastAsia="zh-CN"/>
        </w:rPr>
        <w:t>，</w:t>
      </w:r>
      <w:r>
        <w:rPr>
          <w:rFonts w:hint="eastAsia" w:ascii="Times New Roman" w:hAnsi="Times New Roman"/>
          <w:lang w:val="en-US" w:eastAsia="zh-Hans"/>
        </w:rPr>
        <w:t>使用</w:t>
      </w:r>
      <w:r>
        <w:rPr>
          <w:rFonts w:hint="eastAsia"/>
          <w:lang w:val="en-US" w:eastAsia="zh-Hans"/>
        </w:rPr>
        <w:t>了添加链路的realistic Orion Crew Exploration Vehicle network拓扑</w:t>
      </w:r>
      <w:r>
        <w:rPr>
          <w:rFonts w:hint="default"/>
          <w:lang w:eastAsia="zh-Hans"/>
        </w:rPr>
        <w:t>，</w:t>
      </w:r>
      <w:r>
        <w:rPr>
          <w:rFonts w:hint="eastAsia"/>
          <w:lang w:val="en-US" w:eastAsia="zh-Hans"/>
        </w:rPr>
        <w:t>该拓扑共有</w:t>
      </w:r>
      <w:r>
        <w:rPr>
          <w:rFonts w:hint="default"/>
          <w:lang w:eastAsia="zh-Hans"/>
        </w:rPr>
        <w:t>44</w:t>
      </w:r>
      <w:r>
        <w:rPr>
          <w:rFonts w:hint="eastAsia"/>
          <w:lang w:val="en-US" w:eastAsia="zh-Hans"/>
        </w:rPr>
        <w:t>个节点</w:t>
      </w:r>
      <w:r>
        <w:rPr>
          <w:rFonts w:hint="default"/>
          <w:lang w:eastAsia="zh-Hans"/>
        </w:rPr>
        <w:t>，53</w:t>
      </w:r>
      <w:r>
        <w:rPr>
          <w:rFonts w:hint="eastAsia"/>
          <w:lang w:val="en-US" w:eastAsia="zh-Hans"/>
        </w:rPr>
        <w:t>条边</w:t>
      </w:r>
      <w:r>
        <w:rPr>
          <w:rFonts w:hint="default" w:ascii="Times New Roman" w:hAnsi="Times New Roman"/>
          <w:lang w:eastAsia="zh-Hans"/>
        </w:rPr>
        <w:t>。</w:t>
      </w:r>
      <w:r>
        <w:rPr>
          <w:rFonts w:hint="eastAsia" w:ascii="Times New Roman" w:hAnsi="Times New Roman"/>
          <w:lang w:val="en-US" w:eastAsia="zh-Hans"/>
        </w:rPr>
        <w:t>对于实验</w:t>
      </w:r>
      <w:r>
        <w:rPr>
          <w:rFonts w:hint="eastAsia" w:ascii="Times New Roman" w:hAnsi="Times New Roman"/>
          <w:lang w:val="en-US" w:eastAsia="zh-CN"/>
        </w:rPr>
        <w:t>④</w:t>
      </w:r>
      <w:r>
        <w:rPr>
          <w:rFonts w:hint="eastAsia" w:ascii="Times New Roman" w:hAnsi="Times New Roman"/>
          <w:lang w:val="en-US" w:eastAsia="zh-Hans"/>
        </w:rPr>
        <w:t>和实验</w:t>
      </w:r>
      <w:r>
        <w:rPr>
          <w:rFonts w:hint="eastAsia" w:ascii="Times New Roman" w:hAnsi="Times New Roman"/>
          <w:lang w:val="en-US" w:eastAsia="zh-CN"/>
        </w:rPr>
        <w:t>⑤</w:t>
      </w:r>
      <w:r>
        <w:rPr>
          <w:rFonts w:hint="eastAsia" w:ascii="Times New Roman" w:hAnsi="Times New Roman"/>
          <w:lang w:eastAsia="zh-CN"/>
        </w:rPr>
        <w:t>，</w:t>
      </w:r>
      <w:r>
        <w:rPr>
          <w:rFonts w:hint="eastAsia" w:ascii="Times New Roman" w:hAnsi="Times New Roman"/>
          <w:lang w:val="en-US" w:eastAsia="zh-Hans"/>
        </w:rPr>
        <w:t>使用了工业中常见的雪花拓扑</w:t>
      </w:r>
      <w:r>
        <w:rPr>
          <w:rFonts w:hint="default" w:ascii="Times New Roman" w:hAnsi="Times New Roman"/>
          <w:lang w:eastAsia="zh-Hans"/>
        </w:rPr>
        <w:t>，</w:t>
      </w:r>
      <w:r>
        <w:rPr>
          <w:rFonts w:hint="eastAsia" w:ascii="Times New Roman" w:hAnsi="Times New Roman"/>
          <w:lang w:val="en-US" w:eastAsia="zh-Hans"/>
        </w:rPr>
        <w:t>共有</w:t>
      </w:r>
      <w:r>
        <w:rPr>
          <w:rFonts w:hint="default" w:ascii="Times New Roman" w:hAnsi="Times New Roman"/>
          <w:lang w:eastAsia="zh-Hans"/>
        </w:rPr>
        <w:t>36</w:t>
      </w:r>
      <w:r>
        <w:rPr>
          <w:rFonts w:hint="eastAsia" w:ascii="Times New Roman" w:hAnsi="Times New Roman"/>
          <w:lang w:val="en-US" w:eastAsia="zh-Hans"/>
        </w:rPr>
        <w:t>个节点</w:t>
      </w:r>
      <w:r>
        <w:rPr>
          <w:rFonts w:hint="default" w:ascii="Times New Roman" w:hAnsi="Times New Roman"/>
          <w:lang w:eastAsia="zh-Hans"/>
        </w:rPr>
        <w:t>，36</w:t>
      </w:r>
      <w:r>
        <w:rPr>
          <w:rFonts w:hint="eastAsia" w:ascii="Times New Roman" w:hAnsi="Times New Roman"/>
          <w:lang w:val="en-US" w:eastAsia="zh-Hans"/>
        </w:rPr>
        <w:t>条边</w:t>
      </w:r>
      <w:r>
        <w:rPr>
          <w:rFonts w:hint="default" w:ascii="Times New Roman" w:hAnsi="Times New Roman"/>
          <w:lang w:eastAsia="zh-Hans"/>
        </w:rPr>
        <w:t>。</w:t>
      </w:r>
    </w:p>
    <w:p>
      <w:pPr>
        <w:numPr>
          <w:ilvl w:val="0"/>
          <w:numId w:val="3"/>
        </w:numPr>
        <w:ind w:firstLine="420"/>
        <w:rPr>
          <w:rFonts w:hint="default"/>
          <w:lang w:val="en-US" w:eastAsia="zh-CN"/>
        </w:rPr>
      </w:pPr>
      <w:r>
        <w:rPr>
          <w:rFonts w:hint="eastAsia"/>
          <w:lang w:val="en-US" w:eastAsia="zh-Hans"/>
        </w:rPr>
        <w:t>流选择</w:t>
      </w:r>
      <w:r>
        <w:rPr>
          <w:rFonts w:hint="eastAsia"/>
          <w:lang w:val="en-US" w:eastAsia="zh-CN"/>
        </w:rPr>
        <w:t>：</w:t>
      </w:r>
      <w:r>
        <w:rPr>
          <w:rFonts w:hint="eastAsia"/>
          <w:lang w:val="en-US" w:eastAsia="zh-Hans"/>
        </w:rPr>
        <w:t>对于实</w:t>
      </w:r>
      <w:r>
        <w:rPr>
          <w:rFonts w:hint="eastAsia" w:ascii="Times New Roman" w:hAnsi="Times New Roman"/>
          <w:lang w:val="en-US" w:eastAsia="zh-Hans"/>
        </w:rPr>
        <w:t>验</w:t>
      </w:r>
      <w:r>
        <w:rPr>
          <w:rFonts w:hint="default" w:ascii="Times New Roman" w:hAnsi="Times New Roman"/>
          <w:lang w:val="en-US" w:eastAsia="zh-CN"/>
        </w:rPr>
        <w:t>①</w:t>
      </w:r>
      <w:r>
        <w:rPr>
          <w:rFonts w:hint="eastAsia"/>
          <w:lang w:val="en-US" w:eastAsia="zh-Hans"/>
        </w:rPr>
        <w:t>和实验</w:t>
      </w:r>
      <w:r>
        <w:rPr>
          <w:rFonts w:hint="eastAsia" w:ascii="Times New Roman" w:hAnsi="Times New Roman"/>
          <w:lang w:val="en-US" w:eastAsia="zh-CN"/>
        </w:rPr>
        <w:t>②</w:t>
      </w:r>
      <w:r>
        <w:rPr>
          <w:rFonts w:hint="default" w:ascii="Times New Roman" w:hAnsi="Times New Roman"/>
          <w:lang w:eastAsia="zh-CN"/>
        </w:rPr>
        <w:t>，</w:t>
      </w:r>
      <w:r>
        <w:rPr>
          <w:rFonts w:hint="eastAsia"/>
          <w:lang w:val="en-US" w:eastAsia="zh-Hans"/>
        </w:rPr>
        <w:t>使用</w:t>
      </w:r>
      <w:r>
        <w:rPr>
          <w:rFonts w:hint="eastAsia" w:ascii="Times New Roman" w:hAnsi="Times New Roman"/>
          <w:lang w:val="en-US" w:eastAsia="zh-Hans"/>
        </w:rPr>
        <w:t>周期为</w:t>
      </w:r>
      <w:r>
        <w:rPr>
          <w:rFonts w:hint="default" w:ascii="Times New Roman" w:hAnsi="Times New Roman"/>
          <w:lang w:eastAsia="zh-Hans"/>
        </w:rPr>
        <w:t>{1ms,2ms,4ms,8ms}，</w:t>
      </w:r>
      <w:r>
        <w:rPr>
          <w:rFonts w:hint="eastAsia"/>
          <w:lang w:val="en-US" w:eastAsia="zh-Hans"/>
        </w:rPr>
        <w:t>大小为</w:t>
      </w:r>
      <w:r>
        <w:rPr>
          <w:rFonts w:hint="default"/>
          <w:lang w:eastAsia="zh-Hans"/>
        </w:rPr>
        <w:t>50-1500</w:t>
      </w:r>
      <w:r>
        <w:rPr>
          <w:rFonts w:hint="eastAsia"/>
          <w:lang w:val="en-US" w:eastAsia="zh-Hans"/>
        </w:rPr>
        <w:t>字节的流</w:t>
      </w:r>
      <w:r>
        <w:rPr>
          <w:rFonts w:hint="default" w:ascii="Times New Roman" w:hAnsi="Times New Roman"/>
          <w:lang w:eastAsia="zh-Hans"/>
        </w:rPr>
        <w:t>。</w:t>
      </w:r>
      <w:r>
        <w:rPr>
          <w:rFonts w:hint="eastAsia"/>
          <w:lang w:val="en-US" w:eastAsia="zh-Hans"/>
        </w:rPr>
        <w:t>对于实验</w:t>
      </w:r>
      <w:r>
        <w:rPr>
          <w:rFonts w:hint="eastAsia" w:ascii="Times New Roman" w:hAnsi="Times New Roman"/>
          <w:lang w:val="en-US" w:eastAsia="zh-CN"/>
        </w:rPr>
        <w:t>③</w:t>
      </w:r>
      <w:r>
        <w:rPr>
          <w:rFonts w:hint="default"/>
          <w:lang w:eastAsia="zh-CN"/>
        </w:rPr>
        <w:t>，</w:t>
      </w:r>
      <w:r>
        <w:rPr>
          <w:rFonts w:hint="eastAsia"/>
          <w:lang w:val="en-US" w:eastAsia="zh-Hans"/>
        </w:rPr>
        <w:t>使用周期为</w:t>
      </w:r>
      <w:r>
        <w:rPr>
          <w:rFonts w:hint="default"/>
          <w:lang w:eastAsia="zh-Hans"/>
        </w:rPr>
        <w:t>{1ms,2ms,4ms,8ms}、{1ms,2ms,4ms}、{1ms,2ms}</w:t>
      </w:r>
      <w:r>
        <w:rPr>
          <w:rFonts w:hint="eastAsia"/>
          <w:lang w:val="en-US" w:eastAsia="zh-Hans"/>
        </w:rPr>
        <w:t>和大小为</w:t>
      </w:r>
      <w:r>
        <w:rPr>
          <w:rFonts w:hint="default"/>
          <w:lang w:eastAsia="zh-Hans"/>
        </w:rPr>
        <w:t>50-1500</w:t>
      </w:r>
      <w:r>
        <w:rPr>
          <w:rFonts w:hint="eastAsia"/>
          <w:lang w:val="en-US" w:eastAsia="zh-Hans"/>
        </w:rPr>
        <w:t>字节</w:t>
      </w:r>
      <w:r>
        <w:rPr>
          <w:rFonts w:hint="default"/>
          <w:lang w:eastAsia="zh-Hans"/>
        </w:rPr>
        <w:t>、500-1500</w:t>
      </w:r>
      <w:r>
        <w:rPr>
          <w:rFonts w:hint="eastAsia"/>
          <w:lang w:val="en-US" w:eastAsia="zh-Hans"/>
        </w:rPr>
        <w:t>字节</w:t>
      </w:r>
      <w:r>
        <w:rPr>
          <w:rFonts w:hint="default"/>
          <w:lang w:eastAsia="zh-Hans"/>
        </w:rPr>
        <w:t>、1000-1500</w:t>
      </w:r>
      <w:r>
        <w:rPr>
          <w:rFonts w:hint="eastAsia"/>
          <w:lang w:val="en-US" w:eastAsia="zh-Hans"/>
        </w:rPr>
        <w:t>字节的流进行组合</w:t>
      </w:r>
      <w:r>
        <w:rPr>
          <w:rFonts w:hint="default"/>
          <w:lang w:eastAsia="zh-Hans"/>
        </w:rPr>
        <w:t>。</w:t>
      </w:r>
      <w:r>
        <w:rPr>
          <w:rFonts w:hint="eastAsia"/>
          <w:lang w:val="en-US" w:eastAsia="zh-Hans"/>
        </w:rPr>
        <w:t>详细的流组合见表</w:t>
      </w:r>
      <w:r>
        <w:rPr>
          <w:rFonts w:hint="default"/>
          <w:lang w:eastAsia="zh-Hans"/>
        </w:rPr>
        <w:t>9。</w:t>
      </w:r>
      <w:r>
        <w:rPr>
          <w:rFonts w:hint="eastAsia" w:ascii="Times New Roman" w:hAnsi="Times New Roman"/>
          <w:lang w:val="en-US" w:eastAsia="zh-Hans"/>
        </w:rPr>
        <w:t>对于实验</w:t>
      </w:r>
      <w:r>
        <w:rPr>
          <w:rFonts w:hint="eastAsia" w:ascii="Times New Roman" w:hAnsi="Times New Roman"/>
          <w:lang w:val="en-US" w:eastAsia="zh-CN"/>
        </w:rPr>
        <w:t>④</w:t>
      </w:r>
      <w:r>
        <w:rPr>
          <w:rFonts w:hint="eastAsia" w:ascii="Times New Roman" w:hAnsi="Times New Roman"/>
          <w:lang w:val="en-US" w:eastAsia="zh-Hans"/>
        </w:rPr>
        <w:t>和实验</w:t>
      </w:r>
      <w:r>
        <w:rPr>
          <w:rFonts w:hint="eastAsia" w:ascii="Times New Roman" w:hAnsi="Times New Roman"/>
          <w:lang w:val="en-US" w:eastAsia="zh-CN"/>
        </w:rPr>
        <w:t>⑤</w:t>
      </w:r>
      <w:r>
        <w:rPr>
          <w:rFonts w:hint="default" w:ascii="Times New Roman" w:hAnsi="Times New Roman"/>
          <w:lang w:eastAsia="zh-CN"/>
        </w:rPr>
        <w:t>，</w:t>
      </w:r>
      <w:r>
        <w:rPr>
          <w:rFonts w:hint="eastAsia" w:ascii="Times New Roman" w:hAnsi="Times New Roman"/>
          <w:lang w:val="en-US" w:eastAsia="zh-Hans"/>
        </w:rPr>
        <w:t>使用周期为</w:t>
      </w:r>
      <w:r>
        <w:rPr>
          <w:rFonts w:hint="default" w:ascii="Times New Roman" w:hAnsi="Times New Roman"/>
          <w:lang w:eastAsia="zh-Hans"/>
        </w:rPr>
        <w:t>{0.5ms,1ms,2ms,4ms}，</w:t>
      </w:r>
      <w:r>
        <w:rPr>
          <w:rFonts w:hint="eastAsia"/>
          <w:lang w:val="en-US" w:eastAsia="zh-Hans"/>
        </w:rPr>
        <w:t>大小为</w:t>
      </w:r>
      <w:r>
        <w:rPr>
          <w:rFonts w:hint="default"/>
          <w:lang w:eastAsia="zh-Hans"/>
        </w:rPr>
        <w:t>1500</w:t>
      </w:r>
      <w:r>
        <w:rPr>
          <w:rFonts w:hint="eastAsia"/>
          <w:lang w:val="en-US" w:eastAsia="zh-Hans"/>
        </w:rPr>
        <w:t>字节的流</w:t>
      </w:r>
      <w:r>
        <w:rPr>
          <w:rFonts w:hint="default"/>
          <w:lang w:eastAsia="zh-Hans"/>
        </w:rPr>
        <w:t>。</w:t>
      </w:r>
    </w:p>
    <w:p>
      <w:pPr>
        <w:spacing w:before="156" w:beforeLines="50" w:line="360" w:lineRule="auto"/>
        <w:ind w:right="480" w:rightChars="200" w:firstLine="480" w:firstLineChars="200"/>
        <w:jc w:val="center"/>
        <w:rPr>
          <w:rFonts w:hint="default" w:ascii="Times New Roman" w:hAnsi="Times New Roman" w:eastAsia="楷体"/>
          <w:szCs w:val="24"/>
          <w:lang w:val="en-US" w:eastAsia="zh-Hans"/>
        </w:rPr>
      </w:pPr>
      <w:r>
        <w:rPr>
          <w:rFonts w:hint="eastAsia" w:ascii="Times New Roman" w:hAnsi="Times New Roman" w:eastAsia="楷体"/>
          <w:szCs w:val="24"/>
          <w:lang w:val="en-US" w:eastAsia="zh-Hans"/>
        </w:rPr>
        <w:t>表</w:t>
      </w:r>
      <w:r>
        <w:rPr>
          <w:rFonts w:hint="default" w:ascii="Times New Roman" w:hAnsi="Times New Roman" w:eastAsia="楷体"/>
          <w:szCs w:val="24"/>
          <w:lang w:eastAsia="zh-Hans"/>
        </w:rPr>
        <w:t xml:space="preserve">9 </w:t>
      </w:r>
      <w:r>
        <w:rPr>
          <w:rFonts w:hint="eastAsia" w:ascii="Times New Roman" w:hAnsi="Times New Roman" w:eastAsia="楷体"/>
          <w:szCs w:val="24"/>
          <w:lang w:val="en-US" w:eastAsia="zh-Hans"/>
        </w:rPr>
        <w:t>实验</w:t>
      </w:r>
      <w:r>
        <w:rPr>
          <w:rFonts w:hint="eastAsia" w:ascii="Times New Roman" w:hAnsi="Times New Roman" w:eastAsia="楷体"/>
          <w:szCs w:val="24"/>
          <w:lang w:val="en-US" w:eastAsia="zh-CN"/>
        </w:rPr>
        <w:t>③</w:t>
      </w:r>
      <w:r>
        <w:rPr>
          <w:rFonts w:hint="eastAsia" w:ascii="Times New Roman" w:hAnsi="Times New Roman" w:eastAsia="楷体"/>
          <w:szCs w:val="24"/>
          <w:lang w:val="en-US" w:eastAsia="zh-Hans"/>
        </w:rPr>
        <w:t>使用的流周期和</w:t>
      </w:r>
      <w:r>
        <w:rPr>
          <w:rFonts w:hint="eastAsia" w:eastAsia="楷体"/>
          <w:szCs w:val="24"/>
          <w:lang w:val="en-US" w:eastAsia="zh-Hans"/>
        </w:rPr>
        <w:t>流</w:t>
      </w:r>
      <w:r>
        <w:rPr>
          <w:rFonts w:hint="eastAsia" w:ascii="Times New Roman" w:hAnsi="Times New Roman" w:eastAsia="楷体"/>
          <w:szCs w:val="24"/>
          <w:lang w:val="en-US" w:eastAsia="zh-Hans"/>
        </w:rPr>
        <w:t>大小的组合方案</w:t>
      </w:r>
    </w:p>
    <w:tbl>
      <w:tblPr>
        <w:tblStyle w:val="6"/>
        <w:tblW w:w="0" w:type="auto"/>
        <w:tblInd w:w="7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4"/>
        <w:gridCol w:w="2381"/>
        <w:gridCol w:w="29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4" w:type="dxa"/>
          </w:tcPr>
          <w:p>
            <w:pPr>
              <w:numPr>
                <w:ilvl w:val="0"/>
                <w:numId w:val="0"/>
              </w:numPr>
              <w:jc w:val="center"/>
              <w:rPr>
                <w:rFonts w:hint="default"/>
                <w:vertAlign w:val="baseline"/>
                <w:lang w:val="en-US" w:eastAsia="zh-CN"/>
              </w:rPr>
            </w:pPr>
          </w:p>
        </w:tc>
        <w:tc>
          <w:tcPr>
            <w:tcW w:w="2381" w:type="dxa"/>
          </w:tcPr>
          <w:p>
            <w:pPr>
              <w:numPr>
                <w:ilvl w:val="0"/>
                <w:numId w:val="0"/>
              </w:numPr>
              <w:jc w:val="center"/>
              <w:rPr>
                <w:rFonts w:hint="default" w:eastAsiaTheme="minorEastAsia"/>
                <w:vertAlign w:val="baseline"/>
                <w:lang w:eastAsia="zh-Hans"/>
              </w:rPr>
            </w:pPr>
            <w:r>
              <w:rPr>
                <w:rFonts w:hint="eastAsia"/>
                <w:vertAlign w:val="baseline"/>
                <w:lang w:val="en-US" w:eastAsia="zh-Hans"/>
              </w:rPr>
              <w:t>流周期集合</w:t>
            </w:r>
            <w:r>
              <w:rPr>
                <w:rFonts w:hint="default"/>
                <w:vertAlign w:val="baseline"/>
                <w:lang w:eastAsia="zh-Hans"/>
              </w:rPr>
              <w:t>（</w:t>
            </w:r>
            <w:r>
              <w:rPr>
                <w:rFonts w:hint="eastAsia"/>
                <w:vertAlign w:val="baseline"/>
                <w:lang w:val="en-US" w:eastAsia="zh-Hans"/>
              </w:rPr>
              <w:t>ms</w:t>
            </w:r>
            <w:r>
              <w:rPr>
                <w:rFonts w:hint="default"/>
                <w:vertAlign w:val="baseline"/>
                <w:lang w:eastAsia="zh-Hans"/>
              </w:rPr>
              <w:t>）</w:t>
            </w:r>
          </w:p>
        </w:tc>
        <w:tc>
          <w:tcPr>
            <w:tcW w:w="2972" w:type="dxa"/>
          </w:tcPr>
          <w:p>
            <w:pPr>
              <w:numPr>
                <w:ilvl w:val="0"/>
                <w:numId w:val="0"/>
              </w:numPr>
              <w:jc w:val="center"/>
              <w:rPr>
                <w:rFonts w:hint="default" w:eastAsiaTheme="minorEastAsia"/>
                <w:vertAlign w:val="baseline"/>
                <w:lang w:eastAsia="zh-Hans"/>
              </w:rPr>
            </w:pPr>
            <w:r>
              <w:rPr>
                <w:rFonts w:hint="eastAsia"/>
                <w:vertAlign w:val="baseline"/>
                <w:lang w:val="en-US" w:eastAsia="zh-Hans"/>
              </w:rPr>
              <w:t>流大小范围</w:t>
            </w:r>
            <w:r>
              <w:rPr>
                <w:rFonts w:hint="default"/>
                <w:vertAlign w:val="baseline"/>
                <w:lang w:eastAsia="zh-Hans"/>
              </w:rPr>
              <w:t>（</w:t>
            </w:r>
            <w:r>
              <w:rPr>
                <w:rFonts w:hint="eastAsia"/>
                <w:vertAlign w:val="baseline"/>
                <w:lang w:val="en-US" w:eastAsia="zh-Hans"/>
              </w:rPr>
              <w:t>byte</w:t>
            </w:r>
            <w:r>
              <w:rPr>
                <w:rFonts w:hint="default"/>
                <w:vertAlign w:val="baseline"/>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4" w:type="dxa"/>
          </w:tcPr>
          <w:p>
            <w:pPr>
              <w:numPr>
                <w:ilvl w:val="0"/>
                <w:numId w:val="0"/>
              </w:numPr>
              <w:jc w:val="center"/>
              <w:rPr>
                <w:rFonts w:hint="default" w:eastAsiaTheme="minorEastAsia"/>
                <w:vertAlign w:val="baseline"/>
                <w:lang w:eastAsia="zh-Hans"/>
              </w:rPr>
            </w:pPr>
            <w:r>
              <w:rPr>
                <w:rFonts w:hint="eastAsia"/>
                <w:vertAlign w:val="baseline"/>
                <w:lang w:val="en-US" w:eastAsia="zh-Hans"/>
              </w:rPr>
              <w:t>组合</w:t>
            </w:r>
            <w:r>
              <w:rPr>
                <w:rFonts w:hint="default"/>
                <w:vertAlign w:val="baseline"/>
                <w:lang w:eastAsia="zh-Hans"/>
              </w:rPr>
              <w:t>1</w:t>
            </w:r>
          </w:p>
        </w:tc>
        <w:tc>
          <w:tcPr>
            <w:tcW w:w="2381" w:type="dxa"/>
          </w:tcPr>
          <w:p>
            <w:pPr>
              <w:numPr>
                <w:ilvl w:val="0"/>
                <w:numId w:val="0"/>
              </w:numPr>
              <w:jc w:val="center"/>
              <w:rPr>
                <w:rFonts w:hint="default"/>
                <w:vertAlign w:val="baseline"/>
                <w:lang w:val="en-US" w:eastAsia="zh-CN"/>
              </w:rPr>
            </w:pPr>
            <w:r>
              <w:rPr>
                <w:rFonts w:hint="default"/>
                <w:lang w:eastAsia="zh-Hans"/>
              </w:rPr>
              <w:t>{1，2}</w:t>
            </w:r>
          </w:p>
        </w:tc>
        <w:tc>
          <w:tcPr>
            <w:tcW w:w="2972" w:type="dxa"/>
          </w:tcPr>
          <w:p>
            <w:pPr>
              <w:numPr>
                <w:ilvl w:val="0"/>
                <w:numId w:val="0"/>
              </w:numPr>
              <w:jc w:val="center"/>
              <w:rPr>
                <w:rFonts w:hint="default"/>
                <w:vertAlign w:val="baseline"/>
                <w:lang w:val="en-US" w:eastAsia="zh-CN"/>
              </w:rPr>
            </w:pPr>
            <w:r>
              <w:rPr>
                <w:rFonts w:hint="default"/>
                <w:lang w:eastAsia="zh-Hans"/>
              </w:rPr>
              <w:t>1000-1500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4" w:type="dxa"/>
          </w:tcPr>
          <w:p>
            <w:pPr>
              <w:numPr>
                <w:ilvl w:val="0"/>
                <w:numId w:val="0"/>
              </w:numPr>
              <w:jc w:val="center"/>
              <w:rPr>
                <w:rFonts w:hint="default" w:eastAsiaTheme="minorEastAsia"/>
                <w:vertAlign w:val="baseline"/>
                <w:lang w:eastAsia="zh-Hans"/>
              </w:rPr>
            </w:pPr>
            <w:r>
              <w:rPr>
                <w:rFonts w:hint="eastAsia"/>
                <w:vertAlign w:val="baseline"/>
                <w:lang w:val="en-US" w:eastAsia="zh-Hans"/>
              </w:rPr>
              <w:t>组合</w:t>
            </w:r>
            <w:r>
              <w:rPr>
                <w:rFonts w:hint="default"/>
                <w:vertAlign w:val="baseline"/>
                <w:lang w:eastAsia="zh-Hans"/>
              </w:rPr>
              <w:t>2</w:t>
            </w:r>
          </w:p>
        </w:tc>
        <w:tc>
          <w:tcPr>
            <w:tcW w:w="2381" w:type="dxa"/>
          </w:tcPr>
          <w:p>
            <w:pPr>
              <w:numPr>
                <w:ilvl w:val="0"/>
                <w:numId w:val="0"/>
              </w:numPr>
              <w:jc w:val="center"/>
              <w:rPr>
                <w:rFonts w:hint="default"/>
                <w:vertAlign w:val="baseline"/>
                <w:lang w:val="en-US" w:eastAsia="zh-CN"/>
              </w:rPr>
            </w:pPr>
            <w:r>
              <w:rPr>
                <w:rFonts w:hint="default"/>
                <w:lang w:eastAsia="zh-Hans"/>
              </w:rPr>
              <w:t>{1，2}</w:t>
            </w:r>
          </w:p>
        </w:tc>
        <w:tc>
          <w:tcPr>
            <w:tcW w:w="2972" w:type="dxa"/>
          </w:tcPr>
          <w:p>
            <w:pPr>
              <w:numPr>
                <w:ilvl w:val="0"/>
                <w:numId w:val="0"/>
              </w:numPr>
              <w:jc w:val="center"/>
              <w:rPr>
                <w:rFonts w:hint="default"/>
                <w:vertAlign w:val="baseline"/>
                <w:lang w:val="en-US" w:eastAsia="zh-CN"/>
              </w:rPr>
            </w:pPr>
            <w:r>
              <w:rPr>
                <w:rFonts w:hint="default"/>
                <w:lang w:eastAsia="zh-Hans"/>
              </w:rPr>
              <w:t>500-1500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4" w:type="dxa"/>
            <w:vAlign w:val="top"/>
          </w:tcPr>
          <w:p>
            <w:pPr>
              <w:numPr>
                <w:ilvl w:val="0"/>
                <w:numId w:val="0"/>
              </w:numPr>
              <w:ind w:left="0" w:leftChars="0" w:firstLine="0" w:firstLineChars="0"/>
              <w:jc w:val="center"/>
              <w:rPr>
                <w:rFonts w:hint="default"/>
                <w:vertAlign w:val="baseline"/>
                <w:lang w:eastAsia="zh-Hans"/>
              </w:rPr>
            </w:pPr>
            <w:r>
              <w:rPr>
                <w:rFonts w:hint="eastAsia"/>
                <w:vertAlign w:val="baseline"/>
                <w:lang w:val="en-US" w:eastAsia="zh-Hans"/>
              </w:rPr>
              <w:t>组合</w:t>
            </w:r>
            <w:r>
              <w:rPr>
                <w:rFonts w:hint="default"/>
                <w:vertAlign w:val="baseline"/>
                <w:lang w:eastAsia="zh-Hans"/>
              </w:rPr>
              <w:t>3</w:t>
            </w:r>
          </w:p>
        </w:tc>
        <w:tc>
          <w:tcPr>
            <w:tcW w:w="2381" w:type="dxa"/>
          </w:tcPr>
          <w:p>
            <w:pPr>
              <w:numPr>
                <w:ilvl w:val="0"/>
                <w:numId w:val="0"/>
              </w:numPr>
              <w:jc w:val="center"/>
              <w:rPr>
                <w:rFonts w:hint="default"/>
                <w:vertAlign w:val="baseline"/>
                <w:lang w:val="en-US" w:eastAsia="zh-CN"/>
              </w:rPr>
            </w:pPr>
            <w:r>
              <w:rPr>
                <w:rFonts w:hint="default"/>
                <w:lang w:eastAsia="zh-Hans"/>
              </w:rPr>
              <w:t>{1，2}</w:t>
            </w:r>
          </w:p>
        </w:tc>
        <w:tc>
          <w:tcPr>
            <w:tcW w:w="2972" w:type="dxa"/>
          </w:tcPr>
          <w:p>
            <w:pPr>
              <w:numPr>
                <w:ilvl w:val="0"/>
                <w:numId w:val="0"/>
              </w:numPr>
              <w:jc w:val="center"/>
              <w:rPr>
                <w:rFonts w:hint="default"/>
                <w:vertAlign w:val="baseline"/>
                <w:lang w:val="en-US" w:eastAsia="zh-CN"/>
              </w:rPr>
            </w:pPr>
            <w:r>
              <w:rPr>
                <w:rFonts w:hint="default"/>
                <w:lang w:eastAsia="zh-Hans"/>
              </w:rPr>
              <w:t>50-1500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4" w:type="dxa"/>
            <w:vAlign w:val="top"/>
          </w:tcPr>
          <w:p>
            <w:pPr>
              <w:numPr>
                <w:ilvl w:val="0"/>
                <w:numId w:val="0"/>
              </w:numPr>
              <w:ind w:left="0" w:leftChars="0" w:firstLine="0" w:firstLineChars="0"/>
              <w:jc w:val="center"/>
              <w:rPr>
                <w:rFonts w:hint="default"/>
                <w:vertAlign w:val="baseline"/>
                <w:lang w:eastAsia="zh-Hans"/>
              </w:rPr>
            </w:pPr>
            <w:r>
              <w:rPr>
                <w:rFonts w:hint="eastAsia"/>
                <w:vertAlign w:val="baseline"/>
                <w:lang w:val="en-US" w:eastAsia="zh-Hans"/>
              </w:rPr>
              <w:t>组合</w:t>
            </w:r>
            <w:r>
              <w:rPr>
                <w:rFonts w:hint="default"/>
                <w:vertAlign w:val="baseline"/>
                <w:lang w:eastAsia="zh-Hans"/>
              </w:rPr>
              <w:t>4</w:t>
            </w:r>
          </w:p>
        </w:tc>
        <w:tc>
          <w:tcPr>
            <w:tcW w:w="2381" w:type="dxa"/>
          </w:tcPr>
          <w:p>
            <w:pPr>
              <w:numPr>
                <w:ilvl w:val="0"/>
                <w:numId w:val="0"/>
              </w:numPr>
              <w:jc w:val="center"/>
              <w:rPr>
                <w:rFonts w:hint="default"/>
                <w:vertAlign w:val="baseline"/>
                <w:lang w:val="en-US" w:eastAsia="zh-CN"/>
              </w:rPr>
            </w:pPr>
            <w:r>
              <w:rPr>
                <w:rFonts w:hint="default"/>
                <w:lang w:eastAsia="zh-Hans"/>
              </w:rPr>
              <w:t>{1，2，4}</w:t>
            </w:r>
          </w:p>
        </w:tc>
        <w:tc>
          <w:tcPr>
            <w:tcW w:w="2972" w:type="dxa"/>
            <w:vAlign w:val="top"/>
          </w:tcPr>
          <w:p>
            <w:pPr>
              <w:numPr>
                <w:ilvl w:val="0"/>
                <w:numId w:val="0"/>
              </w:numPr>
              <w:ind w:left="0" w:leftChars="0" w:firstLine="0" w:firstLineChars="0"/>
              <w:jc w:val="center"/>
              <w:rPr>
                <w:rFonts w:hint="default" w:ascii="Times New Roman" w:hAnsi="Times New Roman" w:eastAsiaTheme="minorEastAsia" w:cstheme="minorBidi"/>
                <w:kern w:val="2"/>
                <w:sz w:val="24"/>
                <w:szCs w:val="22"/>
                <w:vertAlign w:val="baseline"/>
                <w:lang w:val="en-US" w:eastAsia="zh-CN" w:bidi="ar-SA"/>
              </w:rPr>
            </w:pPr>
            <w:r>
              <w:rPr>
                <w:rFonts w:hint="default"/>
                <w:lang w:eastAsia="zh-Hans"/>
              </w:rPr>
              <w:t>1000-1500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4" w:type="dxa"/>
            <w:vAlign w:val="top"/>
          </w:tcPr>
          <w:p>
            <w:pPr>
              <w:numPr>
                <w:ilvl w:val="0"/>
                <w:numId w:val="0"/>
              </w:numPr>
              <w:ind w:left="0" w:leftChars="0" w:firstLine="0" w:firstLineChars="0"/>
              <w:jc w:val="center"/>
              <w:rPr>
                <w:rFonts w:hint="default"/>
                <w:vertAlign w:val="baseline"/>
                <w:lang w:eastAsia="zh-Hans"/>
              </w:rPr>
            </w:pPr>
            <w:r>
              <w:rPr>
                <w:rFonts w:hint="eastAsia"/>
                <w:vertAlign w:val="baseline"/>
                <w:lang w:val="en-US" w:eastAsia="zh-Hans"/>
              </w:rPr>
              <w:t>组合</w:t>
            </w:r>
            <w:r>
              <w:rPr>
                <w:rFonts w:hint="default"/>
                <w:vertAlign w:val="baseline"/>
                <w:lang w:eastAsia="zh-Hans"/>
              </w:rPr>
              <w:t>5</w:t>
            </w:r>
          </w:p>
        </w:tc>
        <w:tc>
          <w:tcPr>
            <w:tcW w:w="2381" w:type="dxa"/>
          </w:tcPr>
          <w:p>
            <w:pPr>
              <w:numPr>
                <w:ilvl w:val="0"/>
                <w:numId w:val="0"/>
              </w:numPr>
              <w:jc w:val="center"/>
              <w:rPr>
                <w:rFonts w:hint="default"/>
                <w:vertAlign w:val="baseline"/>
                <w:lang w:val="en-US" w:eastAsia="zh-CN"/>
              </w:rPr>
            </w:pPr>
            <w:r>
              <w:rPr>
                <w:rFonts w:hint="default"/>
                <w:lang w:eastAsia="zh-Hans"/>
              </w:rPr>
              <w:t>{1，2，4}</w:t>
            </w:r>
          </w:p>
        </w:tc>
        <w:tc>
          <w:tcPr>
            <w:tcW w:w="2972" w:type="dxa"/>
            <w:vAlign w:val="top"/>
          </w:tcPr>
          <w:p>
            <w:pPr>
              <w:numPr>
                <w:ilvl w:val="0"/>
                <w:numId w:val="0"/>
              </w:numPr>
              <w:ind w:left="0" w:leftChars="0" w:firstLine="0" w:firstLineChars="0"/>
              <w:jc w:val="center"/>
              <w:rPr>
                <w:rFonts w:hint="default" w:ascii="Times New Roman" w:hAnsi="Times New Roman" w:eastAsiaTheme="minorEastAsia" w:cstheme="minorBidi"/>
                <w:kern w:val="2"/>
                <w:sz w:val="24"/>
                <w:szCs w:val="22"/>
                <w:vertAlign w:val="baseline"/>
                <w:lang w:val="en-US" w:eastAsia="zh-CN" w:bidi="ar-SA"/>
              </w:rPr>
            </w:pPr>
            <w:r>
              <w:rPr>
                <w:rFonts w:hint="default"/>
                <w:lang w:eastAsia="zh-Hans"/>
              </w:rPr>
              <w:t>500-1500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4" w:type="dxa"/>
            <w:vAlign w:val="top"/>
          </w:tcPr>
          <w:p>
            <w:pPr>
              <w:numPr>
                <w:ilvl w:val="0"/>
                <w:numId w:val="0"/>
              </w:numPr>
              <w:ind w:left="0" w:leftChars="0" w:firstLine="0" w:firstLineChars="0"/>
              <w:jc w:val="center"/>
              <w:rPr>
                <w:rFonts w:hint="default"/>
                <w:vertAlign w:val="baseline"/>
                <w:lang w:eastAsia="zh-Hans"/>
              </w:rPr>
            </w:pPr>
            <w:r>
              <w:rPr>
                <w:rFonts w:hint="eastAsia"/>
                <w:vertAlign w:val="baseline"/>
                <w:lang w:val="en-US" w:eastAsia="zh-Hans"/>
              </w:rPr>
              <w:t>组合</w:t>
            </w:r>
            <w:r>
              <w:rPr>
                <w:rFonts w:hint="default"/>
                <w:vertAlign w:val="baseline"/>
                <w:lang w:eastAsia="zh-Hans"/>
              </w:rPr>
              <w:t>6</w:t>
            </w:r>
          </w:p>
        </w:tc>
        <w:tc>
          <w:tcPr>
            <w:tcW w:w="2381" w:type="dxa"/>
          </w:tcPr>
          <w:p>
            <w:pPr>
              <w:numPr>
                <w:ilvl w:val="0"/>
                <w:numId w:val="0"/>
              </w:numPr>
              <w:jc w:val="center"/>
              <w:rPr>
                <w:rFonts w:hint="default"/>
                <w:vertAlign w:val="baseline"/>
                <w:lang w:val="en-US" w:eastAsia="zh-CN"/>
              </w:rPr>
            </w:pPr>
            <w:r>
              <w:rPr>
                <w:rFonts w:hint="default"/>
                <w:lang w:eastAsia="zh-Hans"/>
              </w:rPr>
              <w:t>{1，2，4}</w:t>
            </w:r>
          </w:p>
        </w:tc>
        <w:tc>
          <w:tcPr>
            <w:tcW w:w="2972" w:type="dxa"/>
            <w:vAlign w:val="top"/>
          </w:tcPr>
          <w:p>
            <w:pPr>
              <w:numPr>
                <w:ilvl w:val="0"/>
                <w:numId w:val="0"/>
              </w:numPr>
              <w:ind w:left="0" w:leftChars="0" w:firstLine="0" w:firstLineChars="0"/>
              <w:jc w:val="center"/>
              <w:rPr>
                <w:rFonts w:hint="default" w:ascii="Times New Roman" w:hAnsi="Times New Roman" w:eastAsiaTheme="minorEastAsia" w:cstheme="minorBidi"/>
                <w:kern w:val="2"/>
                <w:sz w:val="24"/>
                <w:szCs w:val="22"/>
                <w:vertAlign w:val="baseline"/>
                <w:lang w:val="en-US" w:eastAsia="zh-CN" w:bidi="ar-SA"/>
              </w:rPr>
            </w:pPr>
            <w:r>
              <w:rPr>
                <w:rFonts w:hint="default"/>
                <w:lang w:eastAsia="zh-Hans"/>
              </w:rPr>
              <w:t>50-1500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4" w:type="dxa"/>
            <w:vAlign w:val="top"/>
          </w:tcPr>
          <w:p>
            <w:pPr>
              <w:numPr>
                <w:ilvl w:val="0"/>
                <w:numId w:val="0"/>
              </w:numPr>
              <w:ind w:left="0" w:leftChars="0" w:firstLine="0" w:firstLineChars="0"/>
              <w:jc w:val="center"/>
              <w:rPr>
                <w:rFonts w:hint="default"/>
                <w:vertAlign w:val="baseline"/>
                <w:lang w:eastAsia="zh-Hans"/>
              </w:rPr>
            </w:pPr>
            <w:r>
              <w:rPr>
                <w:rFonts w:hint="eastAsia"/>
                <w:vertAlign w:val="baseline"/>
                <w:lang w:val="en-US" w:eastAsia="zh-Hans"/>
              </w:rPr>
              <w:t>组合</w:t>
            </w:r>
            <w:r>
              <w:rPr>
                <w:rFonts w:hint="default"/>
                <w:vertAlign w:val="baseline"/>
                <w:lang w:eastAsia="zh-Hans"/>
              </w:rPr>
              <w:t>7</w:t>
            </w:r>
          </w:p>
        </w:tc>
        <w:tc>
          <w:tcPr>
            <w:tcW w:w="2381" w:type="dxa"/>
          </w:tcPr>
          <w:p>
            <w:pPr>
              <w:numPr>
                <w:ilvl w:val="0"/>
                <w:numId w:val="0"/>
              </w:numPr>
              <w:jc w:val="center"/>
              <w:rPr>
                <w:rFonts w:hint="default"/>
                <w:lang w:eastAsia="zh-Hans"/>
              </w:rPr>
            </w:pPr>
            <w:r>
              <w:rPr>
                <w:rFonts w:hint="default"/>
                <w:lang w:eastAsia="zh-Hans"/>
              </w:rPr>
              <w:t>{1，2，4，8}</w:t>
            </w:r>
          </w:p>
        </w:tc>
        <w:tc>
          <w:tcPr>
            <w:tcW w:w="2972" w:type="dxa"/>
            <w:vAlign w:val="top"/>
          </w:tcPr>
          <w:p>
            <w:pPr>
              <w:numPr>
                <w:ilvl w:val="0"/>
                <w:numId w:val="0"/>
              </w:numPr>
              <w:ind w:left="0" w:leftChars="0" w:firstLine="0" w:firstLineChars="0"/>
              <w:jc w:val="center"/>
              <w:rPr>
                <w:rFonts w:hint="default" w:ascii="Times New Roman" w:hAnsi="Times New Roman" w:eastAsiaTheme="minorEastAsia" w:cstheme="minorBidi"/>
                <w:kern w:val="2"/>
                <w:sz w:val="24"/>
                <w:szCs w:val="22"/>
                <w:vertAlign w:val="baseline"/>
                <w:lang w:val="en-US" w:eastAsia="zh-Hans" w:bidi="ar-SA"/>
              </w:rPr>
            </w:pPr>
            <w:r>
              <w:rPr>
                <w:rFonts w:hint="default"/>
                <w:lang w:eastAsia="zh-Hans"/>
              </w:rPr>
              <w:t>1000-1500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4" w:type="dxa"/>
            <w:vAlign w:val="top"/>
          </w:tcPr>
          <w:p>
            <w:pPr>
              <w:numPr>
                <w:ilvl w:val="0"/>
                <w:numId w:val="0"/>
              </w:numPr>
              <w:ind w:left="0" w:leftChars="0" w:firstLine="0" w:firstLineChars="0"/>
              <w:jc w:val="center"/>
              <w:rPr>
                <w:rFonts w:hint="default"/>
                <w:vertAlign w:val="baseline"/>
                <w:lang w:eastAsia="zh-Hans"/>
              </w:rPr>
            </w:pPr>
            <w:r>
              <w:rPr>
                <w:rFonts w:hint="eastAsia"/>
                <w:vertAlign w:val="baseline"/>
                <w:lang w:val="en-US" w:eastAsia="zh-Hans"/>
              </w:rPr>
              <w:t>组合</w:t>
            </w:r>
            <w:r>
              <w:rPr>
                <w:rFonts w:hint="default"/>
                <w:vertAlign w:val="baseline"/>
                <w:lang w:eastAsia="zh-Hans"/>
              </w:rPr>
              <w:t>8</w:t>
            </w:r>
          </w:p>
        </w:tc>
        <w:tc>
          <w:tcPr>
            <w:tcW w:w="2381" w:type="dxa"/>
          </w:tcPr>
          <w:p>
            <w:pPr>
              <w:numPr>
                <w:ilvl w:val="0"/>
                <w:numId w:val="0"/>
              </w:numPr>
              <w:jc w:val="center"/>
              <w:rPr>
                <w:rFonts w:hint="default"/>
                <w:lang w:eastAsia="zh-Hans"/>
              </w:rPr>
            </w:pPr>
            <w:r>
              <w:rPr>
                <w:rFonts w:hint="default"/>
                <w:lang w:eastAsia="zh-Hans"/>
              </w:rPr>
              <w:t>{1，2，4，8}</w:t>
            </w:r>
          </w:p>
        </w:tc>
        <w:tc>
          <w:tcPr>
            <w:tcW w:w="2972" w:type="dxa"/>
            <w:vAlign w:val="top"/>
          </w:tcPr>
          <w:p>
            <w:pPr>
              <w:numPr>
                <w:ilvl w:val="0"/>
                <w:numId w:val="0"/>
              </w:numPr>
              <w:ind w:left="0" w:leftChars="0" w:firstLine="0" w:firstLineChars="0"/>
              <w:jc w:val="center"/>
              <w:rPr>
                <w:rFonts w:hint="default" w:ascii="Times New Roman" w:hAnsi="Times New Roman" w:eastAsiaTheme="minorEastAsia" w:cstheme="minorBidi"/>
                <w:kern w:val="2"/>
                <w:sz w:val="24"/>
                <w:szCs w:val="22"/>
                <w:vertAlign w:val="baseline"/>
                <w:lang w:val="en-US" w:eastAsia="zh-Hans" w:bidi="ar-SA"/>
              </w:rPr>
            </w:pPr>
            <w:r>
              <w:rPr>
                <w:rFonts w:hint="default"/>
                <w:lang w:eastAsia="zh-Hans"/>
              </w:rPr>
              <w:t>500-1500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4" w:type="dxa"/>
            <w:vAlign w:val="top"/>
          </w:tcPr>
          <w:p>
            <w:pPr>
              <w:numPr>
                <w:ilvl w:val="0"/>
                <w:numId w:val="0"/>
              </w:numPr>
              <w:ind w:left="0" w:leftChars="0" w:firstLine="0" w:firstLineChars="0"/>
              <w:jc w:val="center"/>
              <w:rPr>
                <w:rFonts w:hint="default"/>
                <w:vertAlign w:val="baseline"/>
                <w:lang w:eastAsia="zh-Hans"/>
              </w:rPr>
            </w:pPr>
            <w:r>
              <w:rPr>
                <w:rFonts w:hint="eastAsia"/>
                <w:vertAlign w:val="baseline"/>
                <w:lang w:val="en-US" w:eastAsia="zh-Hans"/>
              </w:rPr>
              <w:t>组合</w:t>
            </w:r>
            <w:r>
              <w:rPr>
                <w:rFonts w:hint="default"/>
                <w:vertAlign w:val="baseline"/>
                <w:lang w:eastAsia="zh-Hans"/>
              </w:rPr>
              <w:t>9</w:t>
            </w:r>
          </w:p>
        </w:tc>
        <w:tc>
          <w:tcPr>
            <w:tcW w:w="2381" w:type="dxa"/>
          </w:tcPr>
          <w:p>
            <w:pPr>
              <w:numPr>
                <w:ilvl w:val="0"/>
                <w:numId w:val="0"/>
              </w:numPr>
              <w:jc w:val="center"/>
              <w:rPr>
                <w:rFonts w:hint="default"/>
                <w:lang w:eastAsia="zh-Hans"/>
              </w:rPr>
            </w:pPr>
            <w:r>
              <w:rPr>
                <w:rFonts w:hint="default"/>
                <w:lang w:eastAsia="zh-Hans"/>
              </w:rPr>
              <w:t>{1，2，4，8}</w:t>
            </w:r>
          </w:p>
        </w:tc>
        <w:tc>
          <w:tcPr>
            <w:tcW w:w="2972" w:type="dxa"/>
            <w:vAlign w:val="top"/>
          </w:tcPr>
          <w:p>
            <w:pPr>
              <w:numPr>
                <w:ilvl w:val="0"/>
                <w:numId w:val="0"/>
              </w:numPr>
              <w:ind w:left="0" w:leftChars="0" w:firstLine="0" w:firstLineChars="0"/>
              <w:jc w:val="center"/>
              <w:rPr>
                <w:rFonts w:hint="default" w:ascii="Times New Roman" w:hAnsi="Times New Roman" w:eastAsiaTheme="minorEastAsia" w:cstheme="minorBidi"/>
                <w:kern w:val="2"/>
                <w:sz w:val="24"/>
                <w:szCs w:val="22"/>
                <w:vertAlign w:val="baseline"/>
                <w:lang w:val="en-US" w:eastAsia="zh-Hans" w:bidi="ar-SA"/>
              </w:rPr>
            </w:pPr>
            <w:r>
              <w:rPr>
                <w:rFonts w:hint="default"/>
                <w:lang w:eastAsia="zh-Hans"/>
              </w:rPr>
              <w:t>50-1500</w:t>
            </w:r>
          </w:p>
        </w:tc>
      </w:tr>
    </w:tbl>
    <w:p>
      <w:pPr>
        <w:numPr>
          <w:ilvl w:val="0"/>
          <w:numId w:val="0"/>
        </w:numPr>
        <w:rPr>
          <w:rFonts w:hint="default"/>
          <w:lang w:val="en-US" w:eastAsia="zh-CN"/>
        </w:rPr>
      </w:pPr>
    </w:p>
    <w:p>
      <w:pPr>
        <w:numPr>
          <w:ilvl w:val="0"/>
          <w:numId w:val="3"/>
        </w:numPr>
        <w:ind w:firstLine="420"/>
        <w:rPr>
          <w:rFonts w:hint="default"/>
          <w:lang w:val="en-US" w:eastAsia="zh-CN"/>
        </w:rPr>
      </w:pPr>
      <w:r>
        <w:rPr>
          <w:rFonts w:hint="eastAsia"/>
          <w:lang w:val="en-US" w:eastAsia="zh-Hans"/>
        </w:rPr>
        <w:t>机器配置</w:t>
      </w:r>
      <w:r>
        <w:rPr>
          <w:rFonts w:hint="eastAsia"/>
          <w:lang w:val="en-US" w:eastAsia="zh-CN"/>
        </w:rPr>
        <w:t>：</w:t>
      </w:r>
      <w:r>
        <w:rPr>
          <w:rFonts w:hint="eastAsia"/>
          <w:lang w:val="en-US" w:eastAsia="zh-Hans"/>
        </w:rPr>
        <w:t>所有实验都是在服务器上进行</w:t>
      </w:r>
      <w:r>
        <w:rPr>
          <w:rFonts w:hint="default"/>
          <w:lang w:eastAsia="zh-Hans"/>
        </w:rPr>
        <w:t>。</w:t>
      </w:r>
      <w:r>
        <w:rPr>
          <w:rFonts w:hint="eastAsia"/>
          <w:lang w:val="en-US" w:eastAsia="zh-Hans"/>
        </w:rPr>
        <w:t>该服务器的CPU为Intel</w:t>
      </w:r>
      <w:r>
        <w:rPr>
          <w:rFonts w:hint="default"/>
          <w:lang w:eastAsia="zh-Hans"/>
        </w:rPr>
        <w:t>(R) Xeon(R) CPU E5-2660，</w:t>
      </w:r>
      <w:r>
        <w:rPr>
          <w:rFonts w:hint="eastAsia"/>
          <w:lang w:val="en-US" w:eastAsia="zh-Hans"/>
        </w:rPr>
        <w:t>RAM为</w:t>
      </w:r>
      <w:r>
        <w:rPr>
          <w:rFonts w:hint="default"/>
          <w:lang w:eastAsia="zh-Hans"/>
        </w:rPr>
        <w:t>125</w:t>
      </w:r>
      <w:r>
        <w:rPr>
          <w:rFonts w:hint="eastAsia"/>
          <w:lang w:val="en-US" w:eastAsia="zh-Hans"/>
        </w:rPr>
        <w:t>G</w:t>
      </w:r>
      <w:r>
        <w:rPr>
          <w:rFonts w:hint="default"/>
          <w:lang w:eastAsia="zh-Hans"/>
        </w:rPr>
        <w:t>，</w:t>
      </w:r>
      <w:r>
        <w:rPr>
          <w:rFonts w:hint="eastAsia"/>
          <w:lang w:val="en-US" w:eastAsia="zh-Hans"/>
        </w:rPr>
        <w:t>Linux版本为</w:t>
      </w:r>
      <w:r>
        <w:rPr>
          <w:rFonts w:hint="default"/>
          <w:lang w:eastAsia="zh-Hans"/>
        </w:rPr>
        <w:t>4</w:t>
      </w:r>
      <w:r>
        <w:rPr>
          <w:rFonts w:hint="eastAsia"/>
          <w:lang w:val="en-US" w:eastAsia="zh-Hans"/>
        </w:rPr>
        <w:t>.</w:t>
      </w:r>
      <w:r>
        <w:rPr>
          <w:rFonts w:hint="default"/>
          <w:lang w:eastAsia="zh-Hans"/>
        </w:rPr>
        <w:t>15</w:t>
      </w:r>
      <w:r>
        <w:rPr>
          <w:rFonts w:hint="eastAsia"/>
          <w:lang w:val="en-US" w:eastAsia="zh-Hans"/>
        </w:rPr>
        <w:t>.</w:t>
      </w:r>
      <w:r>
        <w:rPr>
          <w:rFonts w:hint="default"/>
          <w:lang w:eastAsia="zh-Hans"/>
        </w:rPr>
        <w:t>0。</w:t>
      </w:r>
    </w:p>
    <w:p>
      <w:pPr>
        <w:numPr>
          <w:ilvl w:val="0"/>
          <w:numId w:val="3"/>
        </w:numPr>
        <w:ind w:firstLine="420"/>
        <w:rPr>
          <w:rFonts w:hint="default"/>
          <w:lang w:val="en-US" w:eastAsia="zh-CN"/>
        </w:rPr>
      </w:pPr>
      <w:r>
        <w:rPr>
          <w:rFonts w:hint="eastAsia"/>
          <w:lang w:val="en-US" w:eastAsia="zh-Hans"/>
        </w:rPr>
        <w:t>评价指标</w:t>
      </w:r>
    </w:p>
    <w:p>
      <w:pPr>
        <w:widowControl w:val="0"/>
        <w:numPr>
          <w:ilvl w:val="0"/>
          <w:numId w:val="0"/>
        </w:numPr>
        <w:spacing w:line="360" w:lineRule="auto"/>
        <w:ind w:firstLine="420" w:firstLineChars="0"/>
        <w:jc w:val="both"/>
        <w:rPr>
          <w:rFonts w:hint="default"/>
          <w:lang w:eastAsia="zh-Hans"/>
        </w:rPr>
      </w:pPr>
      <w:r>
        <w:rPr>
          <w:rFonts w:hint="default"/>
          <w:lang w:eastAsia="zh-Hans"/>
        </w:rPr>
        <w:t>1</w:t>
      </w:r>
      <w:r>
        <w:rPr>
          <w:rFonts w:hint="eastAsia"/>
          <w:lang w:val="en-US" w:eastAsia="zh-Hans"/>
        </w:rPr>
        <w:t>.吞吐率</w:t>
      </w:r>
      <w:r>
        <w:rPr>
          <w:rFonts w:hint="default"/>
          <w:lang w:eastAsia="zh-Hans"/>
        </w:rPr>
        <w:t>：</w:t>
      </w:r>
      <w:r>
        <w:rPr>
          <w:rFonts w:hint="eastAsia"/>
          <w:lang w:val="en-US" w:eastAsia="zh-Hans"/>
        </w:rPr>
        <w:t>单位时间内网络成功传输的字节数量</w:t>
      </w:r>
      <w:r>
        <w:rPr>
          <w:rFonts w:hint="default"/>
          <w:lang w:eastAsia="zh-Hans"/>
        </w:rPr>
        <w:t>。</w:t>
      </w:r>
      <w:r>
        <w:rPr>
          <w:rFonts w:hint="eastAsia"/>
          <w:lang w:val="en-US" w:eastAsia="zh-Hans"/>
        </w:rPr>
        <w:t>综合考虑了流的大小和周期带来的影响</w:t>
      </w:r>
      <w:r>
        <w:rPr>
          <w:rFonts w:hint="default"/>
          <w:lang w:eastAsia="zh-Hans"/>
        </w:rPr>
        <w:t>。</w:t>
      </w:r>
      <w:r>
        <w:rPr>
          <w:rFonts w:hint="eastAsia"/>
          <w:lang w:val="en-US" w:eastAsia="zh-Hans"/>
        </w:rPr>
        <w:t>吞吐率的定义为</w:t>
      </w:r>
      <w:r>
        <w:rPr>
          <w:rFonts w:hint="default"/>
          <w:lang w:eastAsia="zh-Hans"/>
        </w:rPr>
        <w:t>：</w:t>
      </w:r>
      <m:oMath>
        <m:f>
          <m:fPr>
            <m:ctrlPr>
              <w:rPr>
                <w:rFonts w:hint="default" w:ascii="DejaVu Math TeX Gyre"/>
                <w:lang w:eastAsia="zh-Hans"/>
              </w:rPr>
            </m:ctrlPr>
          </m:fPr>
          <m:num>
            <m:nary>
              <m:naryPr>
                <m:chr m:val="∑"/>
                <m:limLoc m:val="undOvr"/>
                <m:ctrlPr>
                  <w:rPr>
                    <w:rFonts w:ascii="DejaVu Math TeX Gyre" w:hAnsi="DejaVu Math TeX Gyre"/>
                    <w:i w:val="0"/>
                    <w:iCs/>
                  </w:rPr>
                </m:ctrlPr>
              </m:naryPr>
              <m:sub>
                <m:r>
                  <m:rPr>
                    <m:sty m:val="p"/>
                  </m:rPr>
                  <w:rPr>
                    <w:rFonts w:hint="eastAsia" w:ascii="DejaVu Math TeX Gyre" w:hAnsi="DejaVu Math TeX Gyre"/>
                    <w:lang w:val="en-US" w:eastAsia="zh-Hans"/>
                  </w:rPr>
                  <m:t>i</m:t>
                </m:r>
                <m:r>
                  <m:rPr>
                    <m:sty m:val="p"/>
                  </m:rPr>
                  <w:rPr>
                    <w:rFonts w:hint="default" w:ascii="DejaVu Math TeX Gyre" w:hAnsi="DejaVu Math TeX Gyre"/>
                    <w:lang w:eastAsia="zh-Hans"/>
                  </w:rPr>
                  <m:t>=1</m:t>
                </m:r>
                <m:ctrlPr>
                  <w:rPr>
                    <w:rFonts w:ascii="DejaVu Math TeX Gyre" w:hAnsi="DejaVu Math TeX Gyre"/>
                    <w:i w:val="0"/>
                    <w:iCs/>
                  </w:rPr>
                </m:ctrlPr>
              </m:sub>
              <m:sup>
                <m:r>
                  <m:rPr>
                    <m:sty m:val="p"/>
                  </m:rPr>
                  <w:rPr>
                    <w:rFonts w:hint="default" w:ascii="DejaVu Math TeX Gyre" w:hAnsi="DejaVu Math TeX Gyre"/>
                  </w:rPr>
                  <m:t>n</m:t>
                </m:r>
                <m:ctrlPr>
                  <w:rPr>
                    <w:rFonts w:ascii="DejaVu Math TeX Gyre" w:hAnsi="DejaVu Math TeX Gyre"/>
                    <w:i w:val="0"/>
                    <w:iCs/>
                  </w:rPr>
                </m:ctrlPr>
              </m:sup>
              <m:e>
                <m:sSub>
                  <m:sSubPr>
                    <m:ctrlPr>
                      <w:rPr>
                        <w:rFonts w:ascii="DejaVu Math TeX Gyre" w:hAnsi="DejaVu Math TeX Gyre"/>
                        <w:i w:val="0"/>
                        <w:iCs/>
                      </w:rPr>
                    </m:ctrlPr>
                  </m:sSubPr>
                  <m:e>
                    <m:r>
                      <m:rPr>
                        <m:sty m:val="p"/>
                      </m:rPr>
                      <w:rPr>
                        <w:rFonts w:hint="default" w:ascii="DejaVu Math TeX Gyre" w:hAnsi="DejaVu Math TeX Gyre"/>
                      </w:rPr>
                      <m:t>f</m:t>
                    </m:r>
                    <m:ctrlPr>
                      <w:rPr>
                        <w:rFonts w:ascii="DejaVu Math TeX Gyre" w:hAnsi="DejaVu Math TeX Gyre"/>
                        <w:i w:val="0"/>
                        <w:iCs/>
                      </w:rPr>
                    </m:ctrlPr>
                  </m:e>
                  <m:sub>
                    <m:r>
                      <m:rPr>
                        <m:sty m:val="p"/>
                      </m:rPr>
                      <w:rPr>
                        <w:rFonts w:hint="default" w:ascii="DejaVu Math TeX Gyre" w:hAnsi="DejaVu Math TeX Gyre"/>
                      </w:rPr>
                      <m:t>i</m:t>
                    </m:r>
                    <m:ctrlPr>
                      <w:rPr>
                        <w:rFonts w:ascii="DejaVu Math TeX Gyre" w:hAnsi="DejaVu Math TeX Gyre"/>
                        <w:i w:val="0"/>
                        <w:iCs/>
                      </w:rPr>
                    </m:ctrlPr>
                  </m:sub>
                </m:sSub>
                <m:r>
                  <m:rPr>
                    <m:sty m:val="p"/>
                  </m:rPr>
                  <w:rPr>
                    <w:rFonts w:hint="default" w:ascii="DejaVu Math TeX Gyre" w:hAnsi="DejaVu Math TeX Gyre"/>
                  </w:rPr>
                  <m:t>.size</m:t>
                </m:r>
                <m:r>
                  <m:rPr>
                    <m:sty m:val="p"/>
                  </m:rPr>
                  <w:rPr>
                    <w:rFonts w:ascii="DejaVu Math TeX Gyre" w:hAnsi="DejaVu Math TeX Gyre"/>
                  </w:rPr>
                  <m:t>×</m:t>
                </m:r>
                <m:r>
                  <m:rPr>
                    <m:sty m:val="p"/>
                  </m:rPr>
                  <w:rPr>
                    <w:rFonts w:hint="default" w:ascii="DejaVu Math TeX Gyre" w:hAnsi="DejaVu Math TeX Gyre"/>
                  </w:rPr>
                  <m:t>(sp/</m:t>
                </m:r>
                <m:sSub>
                  <m:sSubPr>
                    <m:ctrlPr>
                      <w:rPr>
                        <w:rFonts w:ascii="DejaVu Math TeX Gyre" w:hAnsi="DejaVu Math TeX Gyre"/>
                        <w:i w:val="0"/>
                        <w:iCs/>
                      </w:rPr>
                    </m:ctrlPr>
                  </m:sSubPr>
                  <m:e>
                    <m:r>
                      <m:rPr>
                        <m:sty m:val="p"/>
                      </m:rPr>
                      <w:rPr>
                        <w:rFonts w:hint="default" w:ascii="DejaVu Math TeX Gyre" w:hAnsi="DejaVu Math TeX Gyre"/>
                      </w:rPr>
                      <m:t>f</m:t>
                    </m:r>
                    <m:ctrlPr>
                      <w:rPr>
                        <w:rFonts w:ascii="DejaVu Math TeX Gyre" w:hAnsi="DejaVu Math TeX Gyre"/>
                        <w:i w:val="0"/>
                        <w:iCs/>
                      </w:rPr>
                    </m:ctrlPr>
                  </m:e>
                  <m:sub>
                    <m:r>
                      <m:rPr>
                        <m:sty m:val="p"/>
                      </m:rPr>
                      <w:rPr>
                        <w:rFonts w:hint="default" w:ascii="DejaVu Math TeX Gyre" w:hAnsi="DejaVu Math TeX Gyre"/>
                      </w:rPr>
                      <m:t>i</m:t>
                    </m:r>
                    <m:ctrlPr>
                      <w:rPr>
                        <w:rFonts w:ascii="DejaVu Math TeX Gyre" w:hAnsi="DejaVu Math TeX Gyre"/>
                        <w:i w:val="0"/>
                        <w:iCs/>
                      </w:rPr>
                    </m:ctrlPr>
                  </m:sub>
                </m:sSub>
                <m:r>
                  <m:rPr>
                    <m:sty m:val="p"/>
                  </m:rPr>
                  <w:rPr>
                    <w:rFonts w:hint="default" w:ascii="DejaVu Math TeX Gyre" w:hAnsi="DejaVu Math TeX Gyre"/>
                  </w:rPr>
                  <m:t>.p)</m:t>
                </m:r>
                <m:ctrlPr>
                  <w:rPr>
                    <w:rFonts w:ascii="DejaVu Math TeX Gyre" w:hAnsi="DejaVu Math TeX Gyre"/>
                    <w:i w:val="0"/>
                    <w:iCs/>
                  </w:rPr>
                </m:ctrlPr>
              </m:e>
            </m:nary>
            <m:ctrlPr>
              <w:rPr>
                <w:rFonts w:hint="default" w:ascii="DejaVu Math TeX Gyre"/>
                <w:lang w:eastAsia="zh-Hans"/>
              </w:rPr>
            </m:ctrlPr>
          </m:num>
          <m:den>
            <m:r>
              <m:rPr>
                <m:sty m:val="p"/>
              </m:rPr>
              <w:rPr>
                <w:rFonts w:hint="eastAsia" w:ascii="DejaVu Math TeX Gyre" w:hAnsi="DejaVu Math TeX Gyre"/>
                <w:lang w:val="en-US" w:eastAsia="zh-Hans"/>
              </w:rPr>
              <m:t>sp</m:t>
            </m:r>
            <m:ctrlPr>
              <w:rPr>
                <w:rFonts w:hint="default" w:ascii="DejaVu Math TeX Gyre"/>
                <w:lang w:eastAsia="zh-Hans"/>
              </w:rPr>
            </m:ctrlPr>
          </m:den>
        </m:f>
      </m:oMath>
    </w:p>
    <w:p>
      <w:pPr>
        <w:widowControl w:val="0"/>
        <w:numPr>
          <w:ilvl w:val="0"/>
          <w:numId w:val="0"/>
        </w:numPr>
        <w:spacing w:line="360" w:lineRule="auto"/>
        <w:ind w:firstLine="420" w:firstLineChars="0"/>
        <w:jc w:val="both"/>
        <w:rPr>
          <w:rFonts w:hint="default"/>
          <w:lang w:eastAsia="zh-Hans"/>
        </w:rPr>
      </w:pPr>
      <w:r>
        <w:rPr>
          <w:rFonts w:hint="default"/>
          <w:lang w:eastAsia="zh-Hans"/>
        </w:rPr>
        <w:t>2</w:t>
      </w:r>
      <w:r>
        <w:rPr>
          <w:rFonts w:hint="eastAsia"/>
          <w:lang w:val="en-US" w:eastAsia="zh-Hans"/>
        </w:rPr>
        <w:t>.调度成功的流数量</w:t>
      </w:r>
      <w:r>
        <w:rPr>
          <w:rFonts w:hint="default"/>
          <w:lang w:eastAsia="zh-Hans"/>
        </w:rPr>
        <w:t>：</w:t>
      </w:r>
      <w:r>
        <w:rPr>
          <w:rFonts w:hint="eastAsia"/>
          <w:lang w:val="en-US" w:eastAsia="zh-Hans"/>
        </w:rPr>
        <w:t>一个超周期内</w:t>
      </w:r>
      <w:r>
        <w:rPr>
          <w:rFonts w:hint="default"/>
          <w:lang w:eastAsia="zh-Hans"/>
        </w:rPr>
        <w:t>，</w:t>
      </w:r>
      <w:r>
        <w:rPr>
          <w:rFonts w:hint="eastAsia"/>
          <w:lang w:val="en-US" w:eastAsia="zh-Hans"/>
        </w:rPr>
        <w:t>网络所能调度成功的流的数量</w:t>
      </w:r>
      <w:r>
        <w:rPr>
          <w:rFonts w:hint="default"/>
          <w:lang w:eastAsia="zh-Hans"/>
        </w:rPr>
        <w:t>。</w:t>
      </w:r>
    </w:p>
    <w:p>
      <w:pPr>
        <w:widowControl w:val="0"/>
        <w:numPr>
          <w:ilvl w:val="0"/>
          <w:numId w:val="0"/>
        </w:numPr>
        <w:spacing w:line="360" w:lineRule="auto"/>
        <w:ind w:firstLine="420" w:firstLineChars="0"/>
        <w:jc w:val="both"/>
        <w:rPr>
          <w:rFonts w:hint="default"/>
          <w:lang w:eastAsia="zh-Hans"/>
        </w:rPr>
      </w:pPr>
      <w:r>
        <w:rPr>
          <w:rFonts w:hint="default"/>
          <w:lang w:eastAsia="zh-Hans"/>
        </w:rPr>
        <w:t>3</w:t>
      </w:r>
      <w:r>
        <w:rPr>
          <w:rFonts w:hint="eastAsia"/>
          <w:lang w:val="en-US" w:eastAsia="zh-Hans"/>
        </w:rPr>
        <w:t>.一轮重配置平均计算时间</w:t>
      </w:r>
      <w:r>
        <w:rPr>
          <w:rFonts w:hint="default"/>
          <w:lang w:eastAsia="zh-Hans"/>
        </w:rPr>
        <w:t>：</w:t>
      </w:r>
      <w:r>
        <w:rPr>
          <w:rFonts w:hint="eastAsia"/>
          <w:lang w:val="en-US" w:eastAsia="zh-Hans"/>
        </w:rPr>
        <w:t>运行一轮批量重配置算法所要花费的计算时间</w:t>
      </w:r>
      <w:r>
        <w:rPr>
          <w:rFonts w:hint="default"/>
          <w:lang w:eastAsia="zh-Hans"/>
        </w:rPr>
        <w:t>，</w:t>
      </w:r>
      <w:r>
        <w:rPr>
          <w:rFonts w:hint="eastAsia"/>
          <w:lang w:val="en-US" w:eastAsia="zh-Hans"/>
        </w:rPr>
        <w:t>在线调度下要求该时间为秒级</w:t>
      </w:r>
      <w:r>
        <w:rPr>
          <w:rFonts w:hint="default"/>
          <w:lang w:eastAsia="zh-Hans"/>
        </w:rPr>
        <w:t>。</w:t>
      </w:r>
    </w:p>
    <w:p>
      <w:pPr>
        <w:widowControl w:val="0"/>
        <w:numPr>
          <w:ilvl w:val="0"/>
          <w:numId w:val="0"/>
        </w:numPr>
        <w:spacing w:line="360" w:lineRule="auto"/>
        <w:ind w:firstLine="420" w:firstLineChars="0"/>
        <w:jc w:val="both"/>
        <w:rPr>
          <w:rFonts w:hint="default"/>
          <w:lang w:eastAsia="zh-Hans"/>
        </w:rPr>
      </w:pPr>
      <w:r>
        <w:rPr>
          <w:rFonts w:hint="default"/>
          <w:lang w:eastAsia="zh-Hans"/>
        </w:rPr>
        <w:t>4</w:t>
      </w:r>
      <w:r>
        <w:rPr>
          <w:rFonts w:hint="eastAsia"/>
          <w:lang w:val="en-US" w:eastAsia="zh-Hans"/>
        </w:rPr>
        <w:t>.传输时间范围方差</w:t>
      </w:r>
      <w:r>
        <w:rPr>
          <w:rFonts w:hint="default"/>
          <w:lang w:eastAsia="zh-Hans"/>
        </w:rPr>
        <w:t>：</w:t>
      </w:r>
      <w:r>
        <w:rPr>
          <w:rFonts w:hint="eastAsia"/>
          <w:lang w:val="en-US" w:eastAsia="zh-Hans"/>
        </w:rPr>
        <w:t>超周期可以划分为若干个时间范围</w:t>
      </w:r>
      <w:r>
        <w:rPr>
          <w:rFonts w:hint="default"/>
          <w:lang w:eastAsia="zh-Hans"/>
        </w:rPr>
        <w:t>，</w:t>
      </w:r>
      <w:r>
        <w:rPr>
          <w:rFonts w:hint="eastAsia"/>
          <w:lang w:val="en-US" w:eastAsia="zh-Hans"/>
        </w:rPr>
        <w:t>传输时间范围方差指的是在这些时间范围中所有链路被占用的传输时间的方差</w:t>
      </w:r>
      <w:r>
        <w:rPr>
          <w:rFonts w:hint="default"/>
          <w:lang w:eastAsia="zh-Hans"/>
        </w:rPr>
        <w:t>。</w:t>
      </w:r>
      <w:r>
        <w:rPr>
          <w:rFonts w:hint="eastAsia"/>
          <w:lang w:val="en-US" w:eastAsia="zh-Hans"/>
        </w:rPr>
        <w:t>用来衡量流的调度时间在不同时间范围中的分散程度</w:t>
      </w:r>
      <w:r>
        <w:rPr>
          <w:rFonts w:hint="default"/>
          <w:lang w:eastAsia="zh-Hans"/>
        </w:rPr>
        <w:t>。</w:t>
      </w:r>
      <w:r>
        <w:rPr>
          <w:rFonts w:hint="eastAsia"/>
          <w:lang w:val="en-US" w:eastAsia="zh-Hans"/>
        </w:rPr>
        <w:t>该指标越低</w:t>
      </w:r>
      <w:r>
        <w:rPr>
          <w:rFonts w:hint="default"/>
          <w:lang w:eastAsia="zh-Hans"/>
        </w:rPr>
        <w:t>，</w:t>
      </w:r>
      <w:r>
        <w:rPr>
          <w:rFonts w:hint="eastAsia"/>
          <w:lang w:val="en-US" w:eastAsia="zh-Hans"/>
        </w:rPr>
        <w:t>说明流的调度时间越均匀</w:t>
      </w:r>
      <w:r>
        <w:rPr>
          <w:rFonts w:hint="default"/>
          <w:lang w:eastAsia="zh-Hans"/>
        </w:rPr>
        <w:t>，</w:t>
      </w:r>
      <w:r>
        <w:rPr>
          <w:rFonts w:hint="eastAsia"/>
          <w:lang w:val="en-US" w:eastAsia="zh-Hans"/>
        </w:rPr>
        <w:t>流的调度时间集中在某个时间范围内的可能性就越小</w:t>
      </w:r>
      <w:r>
        <w:rPr>
          <w:rFonts w:hint="default"/>
          <w:lang w:eastAsia="zh-Hans"/>
        </w:rPr>
        <w:t>。</w:t>
      </w:r>
    </w:p>
    <w:p>
      <w:pPr>
        <w:widowControl w:val="0"/>
        <w:numPr>
          <w:ilvl w:val="0"/>
          <w:numId w:val="0"/>
        </w:numPr>
        <w:spacing w:line="360" w:lineRule="auto"/>
        <w:ind w:firstLine="420" w:firstLineChars="0"/>
        <w:jc w:val="both"/>
        <w:rPr>
          <w:rFonts w:hint="eastAsia" w:eastAsiaTheme="minorEastAsia"/>
          <w:lang w:val="en-US" w:eastAsia="zh-Hans"/>
        </w:rPr>
      </w:pPr>
      <w:r>
        <w:rPr>
          <w:rFonts w:hint="default"/>
          <w:lang w:eastAsia="zh-CN"/>
        </w:rPr>
        <w:t>5）</w:t>
      </w:r>
      <w:r>
        <w:rPr>
          <w:rFonts w:hint="eastAsia"/>
          <w:lang w:val="en-US" w:eastAsia="zh-Hans"/>
        </w:rPr>
        <w:t>实验结果</w:t>
      </w:r>
    </w:p>
    <w:p>
      <w:pPr>
        <w:numPr>
          <w:ilvl w:val="0"/>
          <w:numId w:val="0"/>
        </w:numPr>
        <w:ind w:firstLine="420" w:firstLineChars="0"/>
        <w:rPr>
          <w:rFonts w:hint="default" w:ascii="Times New Roman" w:hAnsi="Times New Roman"/>
          <w:lang w:eastAsia="zh-Hans"/>
        </w:rPr>
      </w:pPr>
      <w:r>
        <w:rPr>
          <w:rFonts w:hint="eastAsia"/>
          <w:lang w:val="en-US" w:eastAsia="zh-Hans"/>
        </w:rPr>
        <w:t>对于实</w:t>
      </w:r>
      <w:r>
        <w:rPr>
          <w:rFonts w:hint="eastAsia" w:ascii="Times New Roman" w:hAnsi="Times New Roman"/>
          <w:lang w:val="en-US" w:eastAsia="zh-Hans"/>
        </w:rPr>
        <w:t>验</w:t>
      </w:r>
      <w:r>
        <w:rPr>
          <w:rFonts w:hint="default" w:ascii="Times New Roman" w:hAnsi="Times New Roman"/>
          <w:lang w:val="en-US" w:eastAsia="zh-CN"/>
        </w:rPr>
        <w:t>①</w:t>
      </w:r>
      <w:r>
        <w:rPr>
          <w:rFonts w:hint="default" w:ascii="Times New Roman" w:hAnsi="Times New Roman"/>
          <w:lang w:eastAsia="zh-CN"/>
        </w:rPr>
        <w:t>，</w:t>
      </w:r>
      <w:r>
        <w:rPr>
          <w:rFonts w:hint="eastAsia" w:ascii="Times New Roman" w:hAnsi="Times New Roman"/>
          <w:lang w:val="en-US" w:eastAsia="zh-Hans"/>
        </w:rPr>
        <w:t>仅使用论文</w:t>
      </w:r>
      <w:r>
        <w:rPr>
          <w:rFonts w:hint="default" w:ascii="Times New Roman" w:hAnsi="Times New Roman"/>
          <w:lang w:eastAsia="zh-Hans"/>
        </w:rPr>
        <w:t>1</w:t>
      </w:r>
      <w:r>
        <w:rPr>
          <w:rFonts w:hint="eastAsia" w:ascii="Times New Roman" w:hAnsi="Times New Roman"/>
          <w:lang w:val="en-US" w:eastAsia="zh-Hans"/>
        </w:rPr>
        <w:t>中的在线调度方案</w:t>
      </w:r>
      <w:r>
        <w:rPr>
          <w:rFonts w:hint="default" w:ascii="Times New Roman" w:hAnsi="Times New Roman"/>
          <w:lang w:eastAsia="zh-Hans"/>
        </w:rPr>
        <w:t>：</w:t>
      </w:r>
      <w:r>
        <w:rPr>
          <w:rFonts w:hint="eastAsia" w:ascii="Times New Roman" w:hAnsi="Times New Roman"/>
          <w:lang w:val="en-US" w:eastAsia="zh-Hans"/>
        </w:rPr>
        <w:t>增量路由和调度</w:t>
      </w:r>
      <w:r>
        <w:rPr>
          <w:rFonts w:hint="default" w:ascii="Times New Roman" w:hAnsi="Times New Roman"/>
          <w:lang w:eastAsia="zh-Hans"/>
        </w:rPr>
        <w:t>（</w:t>
      </w:r>
      <w:r>
        <w:rPr>
          <w:rFonts w:hint="eastAsia" w:ascii="Times New Roman" w:hAnsi="Times New Roman"/>
          <w:lang w:val="en-US" w:eastAsia="zh-Hans"/>
        </w:rPr>
        <w:t>IRAS</w:t>
      </w:r>
      <w:r>
        <w:rPr>
          <w:rFonts w:hint="default" w:ascii="Times New Roman" w:hAnsi="Times New Roman"/>
          <w:lang w:eastAsia="zh-Hans"/>
        </w:rPr>
        <w:t>），</w:t>
      </w:r>
      <w:r>
        <w:rPr>
          <w:rFonts w:hint="eastAsia" w:ascii="Times New Roman" w:hAnsi="Times New Roman"/>
          <w:lang w:val="en-US" w:eastAsia="zh-Hans"/>
        </w:rPr>
        <w:t>与本发明提出的IRAS</w:t>
      </w:r>
      <w:r>
        <w:rPr>
          <w:rFonts w:hint="default" w:ascii="Times New Roman" w:hAnsi="Times New Roman"/>
          <w:lang w:eastAsia="zh-Hans"/>
        </w:rPr>
        <w:t>+</w:t>
      </w:r>
      <w:r>
        <w:rPr>
          <w:rFonts w:hint="eastAsia" w:ascii="Times New Roman" w:hAnsi="Times New Roman"/>
          <w:lang w:val="en-US" w:eastAsia="zh-Hans"/>
        </w:rPr>
        <w:t>批量重配置方案（BR）进行对比</w:t>
      </w:r>
      <w:r>
        <w:rPr>
          <w:rFonts w:hint="default" w:ascii="Times New Roman" w:hAnsi="Times New Roman"/>
          <w:lang w:eastAsia="zh-Hans"/>
        </w:rPr>
        <w:t>，</w:t>
      </w:r>
      <w:r>
        <w:rPr>
          <w:rFonts w:hint="eastAsia" w:ascii="Times New Roman" w:hAnsi="Times New Roman"/>
          <w:lang w:val="en-US" w:eastAsia="zh-Hans"/>
        </w:rPr>
        <w:t>实验结果如下图所示</w:t>
      </w:r>
      <w:r>
        <w:rPr>
          <w:rFonts w:hint="default" w:ascii="Times New Roman" w:hAnsi="Times New Roman"/>
          <w:lang w:eastAsia="zh-Hans"/>
        </w:rPr>
        <w:t>。</w:t>
      </w:r>
    </w:p>
    <w:p>
      <w:pPr>
        <w:jc w:val="center"/>
      </w:pPr>
      <w:r>
        <w:drawing>
          <wp:inline distT="0" distB="0" distL="114300" distR="114300">
            <wp:extent cx="5273040" cy="2453640"/>
            <wp:effectExtent l="6350" t="6350" r="29210" b="29210"/>
            <wp:docPr id="1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pPr>
        <w:jc w:val="center"/>
        <w:rPr>
          <w:rFonts w:hint="default" w:ascii="Times New Roman" w:hAnsi="Times New Roman"/>
          <w:lang w:eastAsia="zh-Hans"/>
        </w:rPr>
      </w:pPr>
      <w:r>
        <w:rPr>
          <w:rFonts w:hint="eastAsia" w:ascii="Times New Roman" w:hAnsi="Times New Roman" w:eastAsia="楷体"/>
          <w:szCs w:val="24"/>
          <w:lang w:val="en-US" w:eastAsia="zh-Hans"/>
        </w:rPr>
        <w:t>图</w:t>
      </w:r>
      <w:r>
        <w:rPr>
          <w:rFonts w:hint="default" w:eastAsia="楷体"/>
          <w:szCs w:val="24"/>
          <w:lang w:eastAsia="zh-Hans"/>
        </w:rPr>
        <w:t>1</w:t>
      </w:r>
      <w:r>
        <w:rPr>
          <w:rFonts w:hint="default" w:ascii="Times New Roman" w:hAnsi="Times New Roman" w:eastAsia="楷体"/>
          <w:szCs w:val="24"/>
          <w:lang w:eastAsia="zh-Hans"/>
        </w:rPr>
        <w:t xml:space="preserve"> </w:t>
      </w:r>
      <w:r>
        <w:rPr>
          <w:rFonts w:hint="eastAsia" w:ascii="Times New Roman" w:hAnsi="Times New Roman" w:eastAsia="楷体"/>
          <w:szCs w:val="24"/>
          <w:lang w:val="en-US" w:eastAsia="zh-Hans"/>
        </w:rPr>
        <w:t>不同K和M组合下BR方案的吞吐</w:t>
      </w:r>
      <w:r>
        <w:rPr>
          <w:rFonts w:hint="eastAsia" w:eastAsia="楷体"/>
          <w:szCs w:val="24"/>
          <w:lang w:val="en-US" w:eastAsia="zh-Hans"/>
        </w:rPr>
        <w:t>率及提升率</w:t>
      </w:r>
      <w:r>
        <w:rPr>
          <w:rFonts w:hint="eastAsia" w:ascii="Times New Roman" w:hAnsi="Times New Roman" w:eastAsia="楷体"/>
          <w:szCs w:val="24"/>
          <w:lang w:val="en-US" w:eastAsia="zh-Hans"/>
        </w:rPr>
        <w:t>对比</w:t>
      </w:r>
    </w:p>
    <w:p>
      <w:pPr>
        <w:jc w:val="center"/>
      </w:pPr>
      <w:r>
        <w:drawing>
          <wp:inline distT="0" distB="0" distL="114300" distR="114300">
            <wp:extent cx="5273675" cy="2243455"/>
            <wp:effectExtent l="6350" t="6350" r="28575" b="10795"/>
            <wp:docPr id="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pPr>
        <w:jc w:val="center"/>
        <w:rPr>
          <w:rFonts w:hint="eastAsia" w:ascii="Times New Roman" w:hAnsi="Times New Roman"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2</w:t>
      </w:r>
      <w:r>
        <w:rPr>
          <w:rFonts w:hint="default" w:ascii="Times New Roman" w:hAnsi="Times New Roman" w:eastAsia="楷体"/>
          <w:szCs w:val="24"/>
          <w:lang w:eastAsia="zh-Hans"/>
        </w:rPr>
        <w:t xml:space="preserve"> </w:t>
      </w:r>
      <w:r>
        <w:rPr>
          <w:rFonts w:hint="eastAsia" w:ascii="Times New Roman" w:hAnsi="Times New Roman" w:eastAsia="楷体"/>
          <w:szCs w:val="24"/>
          <w:lang w:val="en-US" w:eastAsia="zh-Hans"/>
        </w:rPr>
        <w:t>不同K和M组合下BR方案的调度成功</w:t>
      </w:r>
      <w:r>
        <w:rPr>
          <w:rFonts w:hint="eastAsia" w:eastAsia="楷体"/>
          <w:szCs w:val="24"/>
          <w:lang w:val="en-US" w:eastAsia="zh-Hans"/>
        </w:rPr>
        <w:t>的</w:t>
      </w:r>
      <w:r>
        <w:rPr>
          <w:rFonts w:hint="eastAsia" w:ascii="Times New Roman" w:hAnsi="Times New Roman" w:eastAsia="楷体"/>
          <w:szCs w:val="24"/>
          <w:lang w:val="en-US" w:eastAsia="zh-Hans"/>
        </w:rPr>
        <w:t>流数量</w:t>
      </w:r>
      <w:r>
        <w:rPr>
          <w:rFonts w:hint="eastAsia" w:eastAsia="楷体"/>
          <w:szCs w:val="24"/>
          <w:lang w:val="en-US" w:eastAsia="zh-Hans"/>
        </w:rPr>
        <w:t>及提升率</w:t>
      </w:r>
      <w:r>
        <w:rPr>
          <w:rFonts w:hint="eastAsia" w:ascii="Times New Roman" w:hAnsi="Times New Roman" w:eastAsia="楷体"/>
          <w:szCs w:val="24"/>
          <w:lang w:val="en-US" w:eastAsia="zh-Hans"/>
        </w:rPr>
        <w:t>对比</w:t>
      </w:r>
    </w:p>
    <w:p>
      <w:pPr>
        <w:jc w:val="center"/>
      </w:pPr>
      <w:r>
        <w:drawing>
          <wp:inline distT="0" distB="0" distL="114300" distR="114300">
            <wp:extent cx="5270500" cy="2686050"/>
            <wp:effectExtent l="6350" t="6350" r="6350" b="25400"/>
            <wp:docPr id="38"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pPr>
        <w:jc w:val="center"/>
        <w:rPr>
          <w:rFonts w:hint="eastAsia" w:ascii="Times New Roman" w:hAnsi="Times New Roman"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3</w:t>
      </w:r>
      <w:r>
        <w:rPr>
          <w:rFonts w:hint="default" w:ascii="Times New Roman" w:hAnsi="Times New Roman" w:eastAsia="楷体"/>
          <w:szCs w:val="24"/>
          <w:lang w:eastAsia="zh-Hans"/>
        </w:rPr>
        <w:t xml:space="preserve"> </w:t>
      </w:r>
      <w:r>
        <w:rPr>
          <w:rFonts w:hint="eastAsia" w:ascii="Times New Roman" w:hAnsi="Times New Roman" w:eastAsia="楷体"/>
          <w:szCs w:val="24"/>
          <w:lang w:val="en-US" w:eastAsia="zh-Hans"/>
        </w:rPr>
        <w:t>不同K和M组合下BR方案的一轮重配置平均计算时间对比</w:t>
      </w:r>
    </w:p>
    <w:p>
      <w:pPr>
        <w:jc w:val="center"/>
      </w:pPr>
      <w:r>
        <w:drawing>
          <wp:inline distT="0" distB="0" distL="114300" distR="114300">
            <wp:extent cx="5272405" cy="2623185"/>
            <wp:effectExtent l="6350" t="6350" r="29845" b="12065"/>
            <wp:docPr id="16"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pPr>
        <w:jc w:val="center"/>
        <w:rPr>
          <w:rFonts w:hint="default"/>
          <w:lang w:val="en-US" w:eastAsia="zh-Hans"/>
        </w:rPr>
      </w:pPr>
      <w:r>
        <w:rPr>
          <w:rFonts w:hint="eastAsia" w:ascii="Times New Roman" w:hAnsi="Times New Roman" w:eastAsia="楷体"/>
          <w:szCs w:val="24"/>
          <w:lang w:val="en-US" w:eastAsia="zh-Hans"/>
        </w:rPr>
        <w:t>图</w:t>
      </w:r>
      <w:r>
        <w:rPr>
          <w:rFonts w:hint="default" w:eastAsia="楷体"/>
          <w:szCs w:val="24"/>
          <w:lang w:eastAsia="zh-Hans"/>
        </w:rPr>
        <w:t>4</w:t>
      </w:r>
      <w:r>
        <w:rPr>
          <w:rFonts w:hint="default" w:ascii="Times New Roman" w:hAnsi="Times New Roman" w:eastAsia="楷体"/>
          <w:szCs w:val="24"/>
          <w:lang w:eastAsia="zh-Hans"/>
        </w:rPr>
        <w:t xml:space="preserve"> </w:t>
      </w:r>
      <w:r>
        <w:rPr>
          <w:rFonts w:hint="eastAsia" w:ascii="Times New Roman" w:hAnsi="Times New Roman" w:eastAsia="楷体"/>
          <w:szCs w:val="24"/>
          <w:lang w:val="en-US" w:eastAsia="zh-Hans"/>
        </w:rPr>
        <w:t>不同K和M组合下BR方案的传输时间</w:t>
      </w:r>
      <w:r>
        <w:rPr>
          <w:rFonts w:hint="eastAsia" w:eastAsia="楷体"/>
          <w:szCs w:val="24"/>
          <w:lang w:val="en-US" w:eastAsia="zh-Hans"/>
        </w:rPr>
        <w:t>范围</w:t>
      </w:r>
      <w:r>
        <w:rPr>
          <w:rFonts w:hint="eastAsia" w:ascii="Times New Roman" w:hAnsi="Times New Roman" w:eastAsia="楷体"/>
          <w:szCs w:val="24"/>
          <w:lang w:val="en-US" w:eastAsia="zh-Hans"/>
        </w:rPr>
        <w:t>方差</w:t>
      </w:r>
      <w:r>
        <w:rPr>
          <w:rFonts w:hint="eastAsia" w:eastAsia="楷体"/>
          <w:szCs w:val="24"/>
          <w:lang w:val="en-US" w:eastAsia="zh-Hans"/>
        </w:rPr>
        <w:t>对比</w:t>
      </w:r>
    </w:p>
    <w:p>
      <w:pPr>
        <w:ind w:firstLine="420" w:firstLineChars="0"/>
        <w:jc w:val="left"/>
        <w:rPr>
          <w:rFonts w:hint="default"/>
          <w:lang w:eastAsia="zh-Hans"/>
        </w:rPr>
      </w:pPr>
      <w:r>
        <w:rPr>
          <w:rFonts w:hint="eastAsia"/>
          <w:lang w:val="en-US" w:eastAsia="zh-Hans"/>
        </w:rPr>
        <w:t>从以上结果可以看出</w:t>
      </w:r>
      <w:r>
        <w:rPr>
          <w:rFonts w:hint="default"/>
          <w:lang w:eastAsia="zh-Hans"/>
        </w:rPr>
        <w:t>：（1）</w:t>
      </w:r>
      <w:r>
        <w:rPr>
          <w:rFonts w:hint="eastAsia"/>
          <w:lang w:val="en-US" w:eastAsia="zh-Hans"/>
        </w:rPr>
        <w:t>增加了BR机制之后</w:t>
      </w:r>
      <w:r>
        <w:rPr>
          <w:rFonts w:hint="default"/>
          <w:lang w:eastAsia="zh-Hans"/>
        </w:rPr>
        <w:t>，</w:t>
      </w:r>
      <w:r>
        <w:rPr>
          <w:rFonts w:hint="eastAsia"/>
          <w:lang w:val="en-US" w:eastAsia="zh-Hans"/>
        </w:rPr>
        <w:t>吞吐率和调度成功的流数量均优于原始的在线调度方案</w:t>
      </w:r>
      <w:r>
        <w:rPr>
          <w:rFonts w:hint="default"/>
          <w:lang w:eastAsia="zh-Hans"/>
        </w:rPr>
        <w:t>。（2）</w:t>
      </w:r>
      <w:r>
        <w:rPr>
          <w:rFonts w:hint="eastAsia"/>
          <w:lang w:val="en-US" w:eastAsia="zh-Hans"/>
        </w:rPr>
        <w:t>不同K值和M值组合下</w:t>
      </w:r>
      <w:r>
        <w:rPr>
          <w:rFonts w:hint="default"/>
          <w:lang w:eastAsia="zh-Hans"/>
        </w:rPr>
        <w:t>，</w:t>
      </w:r>
      <w:r>
        <w:rPr>
          <w:rFonts w:hint="eastAsia"/>
          <w:lang w:val="en-US" w:eastAsia="zh-Hans"/>
        </w:rPr>
        <w:t>BR机制在吞吐率方面提升</w:t>
      </w:r>
      <w:r>
        <w:rPr>
          <w:rFonts w:hint="default"/>
          <w:lang w:eastAsia="zh-Hans"/>
        </w:rPr>
        <w:t>4</w:t>
      </w:r>
      <w:r>
        <w:rPr>
          <w:rFonts w:hint="eastAsia"/>
          <w:lang w:val="en-US" w:eastAsia="zh-Hans"/>
        </w:rPr>
        <w:t>.</w:t>
      </w:r>
      <w:r>
        <w:rPr>
          <w:rFonts w:hint="default"/>
          <w:lang w:eastAsia="zh-Hans"/>
        </w:rPr>
        <w:t>74%～15</w:t>
      </w:r>
      <w:r>
        <w:rPr>
          <w:rFonts w:hint="eastAsia"/>
          <w:lang w:val="en-US" w:eastAsia="zh-Hans"/>
        </w:rPr>
        <w:t>.</w:t>
      </w:r>
      <w:r>
        <w:rPr>
          <w:rFonts w:hint="default"/>
          <w:lang w:eastAsia="zh-Hans"/>
        </w:rPr>
        <w:t>31%，</w:t>
      </w:r>
      <w:r>
        <w:rPr>
          <w:rFonts w:hint="eastAsia"/>
          <w:lang w:val="en-US" w:eastAsia="zh-Hans"/>
        </w:rPr>
        <w:t>在调度成功的流数量方面提升</w:t>
      </w:r>
      <w:r>
        <w:rPr>
          <w:rFonts w:hint="default"/>
          <w:lang w:eastAsia="zh-Hans"/>
        </w:rPr>
        <w:t>1</w:t>
      </w:r>
      <w:r>
        <w:rPr>
          <w:rFonts w:hint="eastAsia"/>
          <w:lang w:val="en-US" w:eastAsia="zh-Hans"/>
        </w:rPr>
        <w:t>.</w:t>
      </w:r>
      <w:r>
        <w:rPr>
          <w:rFonts w:hint="default"/>
          <w:lang w:eastAsia="zh-Hans"/>
        </w:rPr>
        <w:t>67%～4.99%。（3）</w:t>
      </w:r>
      <w:r>
        <w:rPr>
          <w:rFonts w:hint="eastAsia"/>
          <w:lang w:val="en-US" w:eastAsia="zh-Hans"/>
        </w:rPr>
        <w:t>在大多数组合下</w:t>
      </w:r>
      <w:r>
        <w:rPr>
          <w:rFonts w:hint="default"/>
          <w:lang w:eastAsia="zh-Hans"/>
        </w:rPr>
        <w:t>，</w:t>
      </w:r>
      <w:r>
        <w:rPr>
          <w:rFonts w:hint="eastAsia"/>
          <w:lang w:val="en-US" w:eastAsia="zh-Hans"/>
        </w:rPr>
        <w:t>一轮重配置的平均计算时间可以满足在线调度的秒级要求</w:t>
      </w:r>
      <w:r>
        <w:rPr>
          <w:rFonts w:hint="default"/>
          <w:lang w:eastAsia="zh-Hans"/>
        </w:rPr>
        <w:t>。（4）</w:t>
      </w:r>
      <w:r>
        <w:rPr>
          <w:rFonts w:hint="eastAsia"/>
          <w:lang w:val="en-US" w:eastAsia="zh-Hans"/>
        </w:rPr>
        <w:t>在传输时间范围方差方面</w:t>
      </w:r>
      <w:r>
        <w:rPr>
          <w:rFonts w:hint="default"/>
          <w:lang w:eastAsia="zh-Hans"/>
        </w:rPr>
        <w:t>，</w:t>
      </w:r>
      <w:r>
        <w:rPr>
          <w:rFonts w:hint="eastAsia"/>
          <w:lang w:val="en-US" w:eastAsia="zh-Hans"/>
        </w:rPr>
        <w:t>BR机制可以不同地改善该指标</w:t>
      </w:r>
      <w:r>
        <w:rPr>
          <w:rFonts w:hint="default"/>
          <w:lang w:eastAsia="zh-Hans"/>
        </w:rPr>
        <w:t>，</w:t>
      </w:r>
      <w:r>
        <w:rPr>
          <w:rFonts w:hint="eastAsia"/>
          <w:lang w:val="en-US" w:eastAsia="zh-Hans"/>
        </w:rPr>
        <w:t>避免流的调度时间过于集中</w:t>
      </w:r>
      <w:r>
        <w:rPr>
          <w:rFonts w:hint="default"/>
          <w:lang w:eastAsia="zh-Hans"/>
        </w:rPr>
        <w:t>。（5）</w:t>
      </w:r>
      <w:r>
        <w:rPr>
          <w:rFonts w:hint="eastAsia"/>
          <w:lang w:val="en-US" w:eastAsia="zh-Hans"/>
        </w:rPr>
        <w:t>当K不变时</w:t>
      </w:r>
      <w:r>
        <w:rPr>
          <w:rFonts w:hint="default"/>
          <w:lang w:eastAsia="zh-Hans"/>
        </w:rPr>
        <w:t>，</w:t>
      </w:r>
      <w:r>
        <w:rPr>
          <w:rFonts w:hint="eastAsia"/>
          <w:lang w:val="en-US" w:eastAsia="zh-Hans"/>
        </w:rPr>
        <w:t>随着M的增大</w:t>
      </w:r>
      <w:r>
        <w:rPr>
          <w:rFonts w:hint="default"/>
          <w:lang w:eastAsia="zh-Hans"/>
        </w:rPr>
        <w:t>，</w:t>
      </w:r>
      <w:r>
        <w:rPr>
          <w:rFonts w:hint="eastAsia"/>
          <w:lang w:val="en-US" w:eastAsia="zh-Hans"/>
        </w:rPr>
        <w:t>BR方案的吞吐率和调度成功的流数量随之提升</w:t>
      </w:r>
      <w:r>
        <w:rPr>
          <w:rFonts w:hint="default"/>
          <w:lang w:eastAsia="zh-Hans"/>
        </w:rPr>
        <w:t>，</w:t>
      </w:r>
      <w:r>
        <w:rPr>
          <w:rFonts w:hint="eastAsia"/>
          <w:lang w:val="en-US" w:eastAsia="zh-Hans"/>
        </w:rPr>
        <w:t>传输时间范围方差逐渐降低</w:t>
      </w:r>
      <w:r>
        <w:rPr>
          <w:rFonts w:hint="default"/>
          <w:lang w:eastAsia="zh-Hans"/>
        </w:rPr>
        <w:t>，</w:t>
      </w:r>
      <w:r>
        <w:rPr>
          <w:rFonts w:hint="eastAsia"/>
          <w:lang w:val="en-US" w:eastAsia="zh-Hans"/>
        </w:rPr>
        <w:t>但与此同时</w:t>
      </w:r>
      <w:r>
        <w:rPr>
          <w:rFonts w:hint="default"/>
          <w:lang w:eastAsia="zh-Hans"/>
        </w:rPr>
        <w:t>，</w:t>
      </w:r>
      <w:r>
        <w:rPr>
          <w:rFonts w:hint="eastAsia"/>
          <w:lang w:val="en-US" w:eastAsia="zh-Hans"/>
        </w:rPr>
        <w:t>一轮重配置的平均计算时间在提升</w:t>
      </w:r>
      <w:r>
        <w:rPr>
          <w:rFonts w:hint="default"/>
          <w:lang w:eastAsia="zh-Hans"/>
        </w:rPr>
        <w:t>。（6）</w:t>
      </w:r>
      <w:r>
        <w:rPr>
          <w:rFonts w:hint="eastAsia"/>
          <w:lang w:val="en-US" w:eastAsia="zh-Hans"/>
        </w:rPr>
        <w:t>当M不变时</w:t>
      </w:r>
      <w:r>
        <w:rPr>
          <w:rFonts w:hint="default"/>
          <w:lang w:eastAsia="zh-Hans"/>
        </w:rPr>
        <w:t>，</w:t>
      </w:r>
      <w:r>
        <w:rPr>
          <w:rFonts w:hint="eastAsia"/>
          <w:lang w:val="en-US" w:eastAsia="zh-Hans"/>
        </w:rPr>
        <w:t>随着K的减小</w:t>
      </w:r>
      <w:r>
        <w:rPr>
          <w:rFonts w:hint="default"/>
          <w:lang w:eastAsia="zh-Hans"/>
        </w:rPr>
        <w:t>，</w:t>
      </w:r>
      <w:r>
        <w:rPr>
          <w:rFonts w:hint="eastAsia"/>
          <w:lang w:val="en-US" w:eastAsia="zh-Hans"/>
        </w:rPr>
        <w:t>BR方案的吞吐率和调度成功的流数量逐渐增大</w:t>
      </w:r>
      <w:r>
        <w:rPr>
          <w:rFonts w:hint="default"/>
          <w:lang w:eastAsia="zh-Hans"/>
        </w:rPr>
        <w:t>，</w:t>
      </w:r>
      <w:r>
        <w:rPr>
          <w:rFonts w:hint="eastAsia"/>
          <w:lang w:val="en-US" w:eastAsia="zh-Hans"/>
        </w:rPr>
        <w:t>传输时间范围方差逐渐降低</w:t>
      </w:r>
      <w:r>
        <w:rPr>
          <w:rFonts w:hint="default"/>
          <w:lang w:eastAsia="zh-Hans"/>
        </w:rPr>
        <w:t>，</w:t>
      </w:r>
      <w:r>
        <w:rPr>
          <w:rFonts w:hint="eastAsia"/>
          <w:lang w:val="en-US" w:eastAsia="zh-Hans"/>
        </w:rPr>
        <w:t>一轮重配置的平均计算时间没有明显提升</w:t>
      </w:r>
      <w:r>
        <w:rPr>
          <w:rFonts w:hint="default"/>
          <w:lang w:eastAsia="zh-Hans"/>
        </w:rPr>
        <w:t>。</w:t>
      </w:r>
    </w:p>
    <w:p>
      <w:pPr>
        <w:ind w:firstLine="420" w:firstLineChars="0"/>
        <w:jc w:val="left"/>
        <w:rPr>
          <w:rFonts w:hint="default"/>
          <w:lang w:eastAsia="zh-Hans"/>
        </w:rPr>
      </w:pPr>
      <w:r>
        <w:rPr>
          <w:rFonts w:hint="eastAsia"/>
          <w:lang w:val="en-US" w:eastAsia="zh-Hans"/>
        </w:rPr>
        <w:t>对于实验</w:t>
      </w:r>
      <w:r>
        <w:rPr>
          <w:rFonts w:hint="eastAsia" w:ascii="Times New Roman" w:hAnsi="Times New Roman"/>
          <w:lang w:val="en-US" w:eastAsia="zh-CN"/>
        </w:rPr>
        <w:t>②</w:t>
      </w:r>
      <w:r>
        <w:rPr>
          <w:rFonts w:hint="default"/>
          <w:lang w:eastAsia="zh-CN"/>
        </w:rPr>
        <w:t>，</w:t>
      </w:r>
      <w:r>
        <w:rPr>
          <w:rFonts w:hint="eastAsia"/>
          <w:lang w:val="en-US" w:eastAsia="zh-Hans"/>
        </w:rPr>
        <w:t>对IRAS</w:t>
      </w:r>
      <w:r>
        <w:rPr>
          <w:rFonts w:hint="default"/>
          <w:lang w:eastAsia="zh-Hans"/>
        </w:rPr>
        <w:t>、</w:t>
      </w:r>
      <w:r>
        <w:rPr>
          <w:rFonts w:hint="eastAsia"/>
          <w:lang w:val="en-US" w:eastAsia="zh-Hans"/>
        </w:rPr>
        <w:t>BR</w:t>
      </w:r>
      <w:r>
        <w:rPr>
          <w:rFonts w:hint="default"/>
          <w:lang w:eastAsia="zh-Hans"/>
        </w:rPr>
        <w:t>-TIME（</w:t>
      </w:r>
      <w:r>
        <w:rPr>
          <w:rFonts w:hint="eastAsia"/>
          <w:lang w:val="en-US" w:eastAsia="zh-Hans"/>
        </w:rPr>
        <w:t>只优化时间分配</w:t>
      </w:r>
      <w:r>
        <w:rPr>
          <w:rFonts w:hint="default"/>
          <w:lang w:eastAsia="zh-Hans"/>
        </w:rPr>
        <w:t>）、</w:t>
      </w:r>
      <w:r>
        <w:rPr>
          <w:rFonts w:hint="eastAsia"/>
          <w:lang w:val="en-US" w:eastAsia="zh-Hans"/>
        </w:rPr>
        <w:t>BR</w:t>
      </w:r>
      <w:r>
        <w:rPr>
          <w:rFonts w:hint="default"/>
          <w:lang w:eastAsia="zh-Hans"/>
        </w:rPr>
        <w:t>-PATH（</w:t>
      </w:r>
      <w:r>
        <w:rPr>
          <w:rFonts w:hint="eastAsia"/>
          <w:lang w:val="en-US" w:eastAsia="zh-Hans"/>
        </w:rPr>
        <w:t>只优化路径选择</w:t>
      </w:r>
      <w:r>
        <w:rPr>
          <w:rFonts w:hint="default"/>
          <w:lang w:eastAsia="zh-Hans"/>
        </w:rPr>
        <w:t>）、</w:t>
      </w:r>
      <w:r>
        <w:rPr>
          <w:rFonts w:hint="eastAsia"/>
          <w:lang w:val="en-US" w:eastAsia="zh-Hans"/>
        </w:rPr>
        <w:t>BR</w:t>
      </w:r>
      <w:r>
        <w:rPr>
          <w:rFonts w:hint="default"/>
          <w:lang w:eastAsia="zh-Hans"/>
        </w:rPr>
        <w:t>（</w:t>
      </w:r>
      <w:r>
        <w:rPr>
          <w:rFonts w:hint="eastAsia"/>
          <w:lang w:val="en-US" w:eastAsia="zh-Hans"/>
        </w:rPr>
        <w:t>同时优化时间分配和路径选择</w:t>
      </w:r>
      <w:r>
        <w:rPr>
          <w:rFonts w:hint="default"/>
          <w:lang w:eastAsia="zh-Hans"/>
        </w:rPr>
        <w:t>）</w:t>
      </w:r>
      <w:r>
        <w:rPr>
          <w:rFonts w:hint="eastAsia"/>
          <w:lang w:val="en-US" w:eastAsia="zh-Hans"/>
        </w:rPr>
        <w:t>四种调度机制进行了消融实验的对比</w:t>
      </w:r>
      <w:r>
        <w:rPr>
          <w:rFonts w:hint="default"/>
          <w:lang w:eastAsia="zh-Hans"/>
        </w:rPr>
        <w:t>，</w:t>
      </w:r>
      <w:r>
        <w:rPr>
          <w:rFonts w:hint="eastAsia"/>
          <w:lang w:val="en-US" w:eastAsia="zh-Hans"/>
        </w:rPr>
        <w:t>结果如下图所示</w:t>
      </w:r>
      <w:r>
        <w:rPr>
          <w:rFonts w:hint="default"/>
          <w:lang w:eastAsia="zh-Hans"/>
        </w:rPr>
        <w:t>。</w:t>
      </w:r>
      <w:r>
        <w:rPr>
          <w:rFonts w:hint="eastAsia"/>
          <w:lang w:val="en-US" w:eastAsia="zh-Hans"/>
        </w:rPr>
        <w:t>三种BR方案的K和M均为</w:t>
      </w:r>
      <w:r>
        <w:rPr>
          <w:rFonts w:hint="default"/>
          <w:lang w:eastAsia="zh-Hans"/>
        </w:rPr>
        <w:t>10。</w:t>
      </w:r>
    </w:p>
    <w:p>
      <w:pPr>
        <w:jc w:val="left"/>
      </w:pPr>
      <w:r>
        <w:drawing>
          <wp:inline distT="0" distB="0" distL="114300" distR="114300">
            <wp:extent cx="5229225" cy="2901315"/>
            <wp:effectExtent l="6350" t="6350" r="22225" b="13335"/>
            <wp:docPr id="17"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pPr>
        <w:jc w:val="center"/>
        <w:rPr>
          <w:rFonts w:hint="eastAsia"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5</w:t>
      </w:r>
      <w:r>
        <w:rPr>
          <w:rFonts w:hint="default" w:ascii="Times New Roman" w:hAnsi="Times New Roman" w:eastAsia="楷体"/>
          <w:szCs w:val="24"/>
          <w:lang w:eastAsia="zh-Hans"/>
        </w:rPr>
        <w:t xml:space="preserve"> </w:t>
      </w:r>
      <w:r>
        <w:rPr>
          <w:rFonts w:hint="eastAsia" w:eastAsia="楷体"/>
          <w:szCs w:val="24"/>
          <w:lang w:val="en-US" w:eastAsia="zh-Hans"/>
        </w:rPr>
        <w:t>IRAS</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-TIME、</w:t>
      </w:r>
      <w:r>
        <w:rPr>
          <w:rFonts w:hint="eastAsia" w:eastAsia="楷体"/>
          <w:szCs w:val="24"/>
          <w:lang w:val="en-US" w:eastAsia="zh-Hans"/>
        </w:rPr>
        <w:t>BR</w:t>
      </w:r>
      <w:r>
        <w:rPr>
          <w:rFonts w:hint="default" w:eastAsia="楷体"/>
          <w:szCs w:val="24"/>
          <w:lang w:eastAsia="zh-Hans"/>
        </w:rPr>
        <w:t>-PATH</w:t>
      </w:r>
      <w:r>
        <w:rPr>
          <w:rFonts w:hint="eastAsia" w:eastAsia="楷体"/>
          <w:szCs w:val="24"/>
          <w:lang w:val="en-US" w:eastAsia="zh-Hans"/>
        </w:rPr>
        <w:t>和BR的吞吐率及提升率对比</w:t>
      </w:r>
    </w:p>
    <w:p>
      <w:pPr>
        <w:jc w:val="left"/>
      </w:pPr>
      <w:r>
        <w:drawing>
          <wp:inline distT="0" distB="0" distL="114300" distR="114300">
            <wp:extent cx="5221605" cy="2849245"/>
            <wp:effectExtent l="6350" t="6350" r="29845" b="14605"/>
            <wp:docPr id="25"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jc w:val="center"/>
        <w:rPr>
          <w:rFonts w:hint="eastAsia"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6</w:t>
      </w:r>
      <w:r>
        <w:rPr>
          <w:rFonts w:hint="default" w:ascii="Times New Roman" w:hAnsi="Times New Roman" w:eastAsia="楷体"/>
          <w:szCs w:val="24"/>
          <w:lang w:eastAsia="zh-Hans"/>
        </w:rPr>
        <w:t xml:space="preserve"> </w:t>
      </w:r>
      <w:r>
        <w:rPr>
          <w:rFonts w:hint="eastAsia" w:eastAsia="楷体"/>
          <w:szCs w:val="24"/>
          <w:lang w:val="en-US" w:eastAsia="zh-Hans"/>
        </w:rPr>
        <w:t>IRAS</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-TIME、</w:t>
      </w:r>
      <w:r>
        <w:rPr>
          <w:rFonts w:hint="eastAsia" w:eastAsia="楷体"/>
          <w:szCs w:val="24"/>
          <w:lang w:val="en-US" w:eastAsia="zh-Hans"/>
        </w:rPr>
        <w:t>BR</w:t>
      </w:r>
      <w:r>
        <w:rPr>
          <w:rFonts w:hint="default" w:eastAsia="楷体"/>
          <w:szCs w:val="24"/>
          <w:lang w:eastAsia="zh-Hans"/>
        </w:rPr>
        <w:t>-PATH</w:t>
      </w:r>
      <w:r>
        <w:rPr>
          <w:rFonts w:hint="eastAsia" w:eastAsia="楷体"/>
          <w:szCs w:val="24"/>
          <w:lang w:val="en-US" w:eastAsia="zh-Hans"/>
        </w:rPr>
        <w:t>和BR的</w:t>
      </w:r>
      <w:r>
        <w:rPr>
          <w:rFonts w:hint="eastAsia" w:ascii="Times New Roman" w:hAnsi="Times New Roman" w:eastAsia="楷体"/>
          <w:szCs w:val="24"/>
          <w:lang w:val="en-US" w:eastAsia="zh-Hans"/>
        </w:rPr>
        <w:t>调度成功</w:t>
      </w:r>
      <w:r>
        <w:rPr>
          <w:rFonts w:hint="eastAsia" w:eastAsia="楷体"/>
          <w:szCs w:val="24"/>
          <w:lang w:val="en-US" w:eastAsia="zh-Hans"/>
        </w:rPr>
        <w:t>的</w:t>
      </w:r>
      <w:r>
        <w:rPr>
          <w:rFonts w:hint="eastAsia" w:ascii="Times New Roman" w:hAnsi="Times New Roman" w:eastAsia="楷体"/>
          <w:szCs w:val="24"/>
          <w:lang w:val="en-US" w:eastAsia="zh-Hans"/>
        </w:rPr>
        <w:t>流数量</w:t>
      </w:r>
      <w:r>
        <w:rPr>
          <w:rFonts w:hint="eastAsia" w:eastAsia="楷体"/>
          <w:szCs w:val="24"/>
          <w:lang w:val="en-US" w:eastAsia="zh-Hans"/>
        </w:rPr>
        <w:t>及提升率</w:t>
      </w:r>
      <w:r>
        <w:rPr>
          <w:rFonts w:hint="eastAsia" w:ascii="Times New Roman" w:hAnsi="Times New Roman" w:eastAsia="楷体"/>
          <w:szCs w:val="24"/>
          <w:lang w:val="en-US" w:eastAsia="zh-Hans"/>
        </w:rPr>
        <w:t>对比</w:t>
      </w:r>
    </w:p>
    <w:p>
      <w:pPr>
        <w:jc w:val="left"/>
      </w:pPr>
      <w:r>
        <w:drawing>
          <wp:inline distT="0" distB="0" distL="114300" distR="114300">
            <wp:extent cx="5203825" cy="2891790"/>
            <wp:effectExtent l="6350" t="6350" r="22225" b="22860"/>
            <wp:docPr id="11"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pPr>
        <w:jc w:val="center"/>
      </w:pPr>
      <w:r>
        <w:rPr>
          <w:rFonts w:hint="eastAsia" w:ascii="Times New Roman" w:hAnsi="Times New Roman" w:eastAsia="楷体"/>
          <w:szCs w:val="24"/>
          <w:lang w:val="en-US" w:eastAsia="zh-Hans"/>
        </w:rPr>
        <w:t>图</w:t>
      </w:r>
      <w:r>
        <w:rPr>
          <w:rFonts w:hint="default" w:eastAsia="楷体"/>
          <w:szCs w:val="24"/>
          <w:lang w:eastAsia="zh-Hans"/>
        </w:rPr>
        <w:t>7</w:t>
      </w:r>
      <w:r>
        <w:rPr>
          <w:rFonts w:hint="default" w:ascii="Times New Roman" w:hAnsi="Times New Roman" w:eastAsia="楷体"/>
          <w:szCs w:val="24"/>
          <w:lang w:eastAsia="zh-Hans"/>
        </w:rPr>
        <w:t xml:space="preserve"> </w:t>
      </w:r>
      <w:r>
        <w:rPr>
          <w:rFonts w:hint="eastAsia" w:eastAsia="楷体"/>
          <w:szCs w:val="24"/>
          <w:lang w:val="en-US" w:eastAsia="zh-Hans"/>
        </w:rPr>
        <w:t>IRAS</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-TIME、</w:t>
      </w:r>
      <w:r>
        <w:rPr>
          <w:rFonts w:hint="eastAsia" w:eastAsia="楷体"/>
          <w:szCs w:val="24"/>
          <w:lang w:val="en-US" w:eastAsia="zh-Hans"/>
        </w:rPr>
        <w:t>BR</w:t>
      </w:r>
      <w:r>
        <w:rPr>
          <w:rFonts w:hint="default" w:eastAsia="楷体"/>
          <w:szCs w:val="24"/>
          <w:lang w:eastAsia="zh-Hans"/>
        </w:rPr>
        <w:t>-PATH</w:t>
      </w:r>
      <w:r>
        <w:rPr>
          <w:rFonts w:hint="eastAsia" w:eastAsia="楷体"/>
          <w:szCs w:val="24"/>
          <w:lang w:val="en-US" w:eastAsia="zh-Hans"/>
        </w:rPr>
        <w:t>和BR的一轮重配置平均计算时间对比</w:t>
      </w:r>
    </w:p>
    <w:p>
      <w:pPr>
        <w:jc w:val="left"/>
      </w:pPr>
      <w:r>
        <w:drawing>
          <wp:inline distT="0" distB="0" distL="114300" distR="114300">
            <wp:extent cx="5217160" cy="2875280"/>
            <wp:effectExtent l="6350" t="6350" r="8890" b="13970"/>
            <wp:docPr id="10"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jc w:val="center"/>
        <w:rPr>
          <w:rFonts w:hint="default"/>
          <w:lang w:val="en-US" w:eastAsia="zh-Hans"/>
        </w:rPr>
      </w:pPr>
      <w:r>
        <w:rPr>
          <w:rFonts w:hint="eastAsia" w:ascii="Times New Roman" w:hAnsi="Times New Roman" w:eastAsia="楷体"/>
          <w:szCs w:val="24"/>
          <w:lang w:val="en-US" w:eastAsia="zh-Hans"/>
        </w:rPr>
        <w:t>图</w:t>
      </w:r>
      <w:r>
        <w:rPr>
          <w:rFonts w:hint="default" w:eastAsia="楷体"/>
          <w:szCs w:val="24"/>
          <w:lang w:eastAsia="zh-Hans"/>
        </w:rPr>
        <w:t>8</w:t>
      </w:r>
      <w:r>
        <w:rPr>
          <w:rFonts w:hint="default" w:ascii="Times New Roman" w:hAnsi="Times New Roman" w:eastAsia="楷体"/>
          <w:szCs w:val="24"/>
          <w:lang w:eastAsia="zh-Hans"/>
        </w:rPr>
        <w:t xml:space="preserve"> </w:t>
      </w:r>
      <w:r>
        <w:rPr>
          <w:rFonts w:hint="eastAsia" w:eastAsia="楷体"/>
          <w:szCs w:val="24"/>
          <w:lang w:val="en-US" w:eastAsia="zh-Hans"/>
        </w:rPr>
        <w:t>IRAS</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-TIME、</w:t>
      </w:r>
      <w:r>
        <w:rPr>
          <w:rFonts w:hint="eastAsia" w:eastAsia="楷体"/>
          <w:szCs w:val="24"/>
          <w:lang w:val="en-US" w:eastAsia="zh-Hans"/>
        </w:rPr>
        <w:t>BR</w:t>
      </w:r>
      <w:r>
        <w:rPr>
          <w:rFonts w:hint="default" w:eastAsia="楷体"/>
          <w:szCs w:val="24"/>
          <w:lang w:eastAsia="zh-Hans"/>
        </w:rPr>
        <w:t>-PATH</w:t>
      </w:r>
      <w:r>
        <w:rPr>
          <w:rFonts w:hint="eastAsia" w:eastAsia="楷体"/>
          <w:szCs w:val="24"/>
          <w:lang w:val="en-US" w:eastAsia="zh-Hans"/>
        </w:rPr>
        <w:t>和BR的</w:t>
      </w:r>
      <w:r>
        <w:rPr>
          <w:rFonts w:hint="eastAsia" w:ascii="Times New Roman" w:hAnsi="Times New Roman" w:eastAsia="楷体"/>
          <w:szCs w:val="24"/>
          <w:lang w:val="en-US" w:eastAsia="zh-Hans"/>
        </w:rPr>
        <w:t>传输时间</w:t>
      </w:r>
      <w:r>
        <w:rPr>
          <w:rFonts w:hint="eastAsia" w:eastAsia="楷体"/>
          <w:szCs w:val="24"/>
          <w:lang w:val="en-US" w:eastAsia="zh-Hans"/>
        </w:rPr>
        <w:t>范围</w:t>
      </w:r>
      <w:r>
        <w:rPr>
          <w:rFonts w:hint="eastAsia" w:ascii="Times New Roman" w:hAnsi="Times New Roman" w:eastAsia="楷体"/>
          <w:szCs w:val="24"/>
          <w:lang w:val="en-US" w:eastAsia="zh-Hans"/>
        </w:rPr>
        <w:t>方差</w:t>
      </w:r>
      <w:r>
        <w:rPr>
          <w:rFonts w:hint="eastAsia" w:eastAsia="楷体"/>
          <w:szCs w:val="24"/>
          <w:lang w:val="en-US" w:eastAsia="zh-Hans"/>
        </w:rPr>
        <w:t>对比</w:t>
      </w:r>
    </w:p>
    <w:p>
      <w:pPr>
        <w:ind w:firstLine="420" w:firstLineChars="0"/>
        <w:jc w:val="left"/>
        <w:rPr>
          <w:rFonts w:hint="default"/>
          <w:lang w:eastAsia="zh-Hans"/>
        </w:rPr>
      </w:pPr>
      <w:r>
        <w:rPr>
          <w:rFonts w:hint="eastAsia"/>
          <w:lang w:val="en-US" w:eastAsia="zh-Hans"/>
        </w:rPr>
        <w:t>从以上实验结果可以看出</w:t>
      </w:r>
      <w:r>
        <w:rPr>
          <w:rFonts w:hint="default"/>
          <w:lang w:eastAsia="zh-Hans"/>
        </w:rPr>
        <w:t>：（1）</w:t>
      </w:r>
      <w:r>
        <w:rPr>
          <w:rFonts w:hint="eastAsia"/>
          <w:lang w:val="en-US" w:eastAsia="zh-Hans"/>
        </w:rPr>
        <w:t>BR</w:t>
      </w:r>
      <w:r>
        <w:rPr>
          <w:rFonts w:hint="default"/>
          <w:lang w:eastAsia="zh-Hans"/>
        </w:rPr>
        <w:t>-PATH</w:t>
      </w:r>
      <w:r>
        <w:rPr>
          <w:rFonts w:hint="eastAsia"/>
          <w:lang w:val="en-US" w:eastAsia="zh-Hans"/>
        </w:rPr>
        <w:t>方案</w:t>
      </w:r>
      <w:r>
        <w:rPr>
          <w:rFonts w:hint="default"/>
          <w:lang w:eastAsia="zh-Hans"/>
        </w:rPr>
        <w:t>，</w:t>
      </w:r>
      <w:r>
        <w:rPr>
          <w:rFonts w:hint="eastAsia"/>
          <w:lang w:val="en-US" w:eastAsia="zh-Hans"/>
        </w:rPr>
        <w:t>在吞吐率方面的提升约为</w:t>
      </w:r>
      <w:r>
        <w:rPr>
          <w:rFonts w:hint="default"/>
          <w:lang w:eastAsia="zh-Hans"/>
        </w:rPr>
        <w:t>0</w:t>
      </w:r>
      <w:r>
        <w:rPr>
          <w:rFonts w:hint="eastAsia"/>
          <w:lang w:val="en-US" w:eastAsia="zh-Hans"/>
        </w:rPr>
        <w:t>.</w:t>
      </w:r>
      <w:r>
        <w:rPr>
          <w:rFonts w:hint="default"/>
          <w:lang w:eastAsia="zh-Hans"/>
        </w:rPr>
        <w:t>78%，</w:t>
      </w:r>
      <w:r>
        <w:rPr>
          <w:rFonts w:hint="eastAsia"/>
          <w:lang w:val="en-US" w:eastAsia="zh-Hans"/>
        </w:rPr>
        <w:t>在流数量方面的提升大约为</w:t>
      </w:r>
      <w:r>
        <w:rPr>
          <w:rFonts w:hint="default"/>
          <w:lang w:eastAsia="zh-Hans"/>
        </w:rPr>
        <w:t>0</w:t>
      </w:r>
      <w:r>
        <w:rPr>
          <w:rFonts w:hint="eastAsia"/>
          <w:lang w:val="en-US" w:eastAsia="zh-Hans"/>
        </w:rPr>
        <w:t>.</w:t>
      </w:r>
      <w:r>
        <w:rPr>
          <w:rFonts w:hint="default"/>
          <w:lang w:eastAsia="zh-Hans"/>
        </w:rPr>
        <w:t>32%。</w:t>
      </w:r>
      <w:r>
        <w:rPr>
          <w:rFonts w:hint="eastAsia"/>
          <w:lang w:val="en-US" w:eastAsia="zh-Hans"/>
        </w:rPr>
        <w:t>在传输时间范围方差方面</w:t>
      </w:r>
      <w:r>
        <w:rPr>
          <w:rFonts w:hint="default"/>
          <w:lang w:eastAsia="zh-Hans"/>
        </w:rPr>
        <w:t>，</w:t>
      </w:r>
      <w:r>
        <w:rPr>
          <w:rFonts w:hint="eastAsia"/>
          <w:lang w:val="en-US" w:eastAsia="zh-Hans"/>
        </w:rPr>
        <w:t>优化效果不明显</w:t>
      </w:r>
      <w:r>
        <w:rPr>
          <w:rFonts w:hint="default"/>
          <w:lang w:eastAsia="zh-Hans"/>
        </w:rPr>
        <w:t>，</w:t>
      </w:r>
      <w:r>
        <w:rPr>
          <w:rFonts w:hint="eastAsia"/>
          <w:lang w:val="en-US" w:eastAsia="zh-Hans"/>
        </w:rPr>
        <w:t>过多的流集中在第一个时间范围中进行调度</w:t>
      </w:r>
      <w:r>
        <w:rPr>
          <w:rFonts w:hint="default"/>
          <w:lang w:eastAsia="zh-Hans"/>
        </w:rPr>
        <w:t>。</w:t>
      </w:r>
      <w:r>
        <w:rPr>
          <w:rFonts w:hint="eastAsia"/>
          <w:lang w:val="en-US" w:eastAsia="zh-Hans"/>
        </w:rPr>
        <w:t>且一轮重配置平均计算时间大约为</w:t>
      </w:r>
      <w:r>
        <w:rPr>
          <w:rFonts w:hint="default"/>
          <w:lang w:eastAsia="zh-Hans"/>
        </w:rPr>
        <w:t>30</w:t>
      </w:r>
      <w:r>
        <w:rPr>
          <w:rFonts w:hint="eastAsia"/>
          <w:lang w:val="en-US" w:eastAsia="zh-Hans"/>
        </w:rPr>
        <w:t>.</w:t>
      </w:r>
      <w:r>
        <w:rPr>
          <w:rFonts w:hint="default"/>
          <w:lang w:eastAsia="zh-Hans"/>
        </w:rPr>
        <w:t>5</w:t>
      </w:r>
      <w:r>
        <w:rPr>
          <w:rFonts w:hint="eastAsia"/>
          <w:lang w:val="en-US" w:eastAsia="zh-Hans"/>
        </w:rPr>
        <w:t>s</w:t>
      </w:r>
      <w:r>
        <w:rPr>
          <w:rFonts w:hint="default"/>
          <w:lang w:eastAsia="zh-Hans"/>
        </w:rPr>
        <w:t>，</w:t>
      </w:r>
      <w:r>
        <w:rPr>
          <w:rFonts w:hint="eastAsia"/>
          <w:lang w:val="en-US" w:eastAsia="zh-Hans"/>
        </w:rPr>
        <w:t>无法满足在线调度的秒级时间要求</w:t>
      </w:r>
      <w:r>
        <w:rPr>
          <w:rFonts w:hint="default"/>
          <w:lang w:eastAsia="zh-Hans"/>
        </w:rPr>
        <w:t>。（2）</w:t>
      </w:r>
      <w:r>
        <w:rPr>
          <w:rFonts w:hint="eastAsia"/>
          <w:lang w:val="en-US" w:eastAsia="zh-Hans"/>
        </w:rPr>
        <w:t>BR</w:t>
      </w:r>
      <w:r>
        <w:rPr>
          <w:rFonts w:hint="default"/>
          <w:lang w:eastAsia="zh-Hans"/>
        </w:rPr>
        <w:t>-TIME</w:t>
      </w:r>
      <w:r>
        <w:rPr>
          <w:rFonts w:hint="eastAsia"/>
          <w:lang w:val="en-US" w:eastAsia="zh-Hans"/>
        </w:rPr>
        <w:t>方案在吞吐率方面的提升约为</w:t>
      </w:r>
      <w:r>
        <w:rPr>
          <w:rFonts w:hint="default"/>
          <w:lang w:eastAsia="zh-Hans"/>
        </w:rPr>
        <w:t>14</w:t>
      </w:r>
      <w:r>
        <w:rPr>
          <w:rFonts w:hint="eastAsia"/>
          <w:lang w:val="en-US" w:eastAsia="zh-Hans"/>
        </w:rPr>
        <w:t>.</w:t>
      </w:r>
      <w:r>
        <w:rPr>
          <w:rFonts w:hint="default"/>
          <w:lang w:eastAsia="zh-Hans"/>
        </w:rPr>
        <w:t>66%，</w:t>
      </w:r>
      <w:r>
        <w:rPr>
          <w:rFonts w:hint="eastAsia"/>
          <w:lang w:val="en-US" w:eastAsia="zh-Hans"/>
        </w:rPr>
        <w:t>在流数量方面的提升大约为</w:t>
      </w:r>
      <w:r>
        <w:rPr>
          <w:rFonts w:hint="default"/>
          <w:lang w:eastAsia="zh-Hans"/>
        </w:rPr>
        <w:t>4</w:t>
      </w:r>
      <w:r>
        <w:rPr>
          <w:rFonts w:hint="eastAsia"/>
          <w:lang w:val="en-US" w:eastAsia="zh-Hans"/>
        </w:rPr>
        <w:t>.</w:t>
      </w:r>
      <w:r>
        <w:rPr>
          <w:rFonts w:hint="default"/>
          <w:lang w:eastAsia="zh-Hans"/>
        </w:rPr>
        <w:t>7%。</w:t>
      </w:r>
      <w:r>
        <w:rPr>
          <w:rFonts w:hint="eastAsia"/>
          <w:lang w:val="en-US" w:eastAsia="zh-Hans"/>
        </w:rPr>
        <w:t>在传输时间范围方差方面</w:t>
      </w:r>
      <w:r>
        <w:rPr>
          <w:rFonts w:hint="default"/>
          <w:lang w:eastAsia="zh-Hans"/>
        </w:rPr>
        <w:t>，</w:t>
      </w:r>
      <w:r>
        <w:rPr>
          <w:rFonts w:hint="eastAsia"/>
          <w:lang w:val="en-US" w:eastAsia="zh-Hans"/>
        </w:rPr>
        <w:t>显著降低了该指标</w:t>
      </w:r>
      <w:r>
        <w:rPr>
          <w:rFonts w:hint="default"/>
          <w:lang w:eastAsia="zh-Hans"/>
        </w:rPr>
        <w:t>，</w:t>
      </w:r>
      <w:r>
        <w:rPr>
          <w:rFonts w:hint="eastAsia"/>
          <w:lang w:val="en-US" w:eastAsia="zh-Hans"/>
        </w:rPr>
        <w:t>使得流的传输时间更为均匀</w:t>
      </w:r>
      <w:r>
        <w:rPr>
          <w:rFonts w:hint="default"/>
          <w:lang w:eastAsia="zh-Hans"/>
        </w:rPr>
        <w:t>。</w:t>
      </w:r>
      <w:r>
        <w:rPr>
          <w:rFonts w:hint="eastAsia"/>
          <w:lang w:val="en-US" w:eastAsia="zh-Hans"/>
        </w:rPr>
        <w:t>一轮重配置平均计算时间大约为</w:t>
      </w:r>
      <w:r>
        <w:rPr>
          <w:rFonts w:hint="default"/>
          <w:lang w:eastAsia="zh-Hans"/>
        </w:rPr>
        <w:t>3</w:t>
      </w:r>
      <w:r>
        <w:rPr>
          <w:rFonts w:hint="eastAsia"/>
          <w:lang w:val="en-US" w:eastAsia="zh-Hans"/>
        </w:rPr>
        <w:t>.</w:t>
      </w:r>
      <w:r>
        <w:rPr>
          <w:rFonts w:hint="default"/>
          <w:lang w:eastAsia="zh-Hans"/>
        </w:rPr>
        <w:t>5</w:t>
      </w:r>
      <w:r>
        <w:rPr>
          <w:rFonts w:hint="eastAsia"/>
          <w:lang w:val="en-US" w:eastAsia="zh-Hans"/>
        </w:rPr>
        <w:t>s</w:t>
      </w:r>
      <w:r>
        <w:rPr>
          <w:rFonts w:hint="default"/>
          <w:lang w:eastAsia="zh-Hans"/>
        </w:rPr>
        <w:t>，</w:t>
      </w:r>
      <w:r>
        <w:rPr>
          <w:rFonts w:hint="eastAsia"/>
          <w:lang w:val="en-US" w:eastAsia="zh-Hans"/>
        </w:rPr>
        <w:t>满足在线调度的秒级时间要求</w:t>
      </w:r>
      <w:r>
        <w:rPr>
          <w:rFonts w:hint="default"/>
          <w:lang w:eastAsia="zh-Hans"/>
        </w:rPr>
        <w:t>。（3）BR</w:t>
      </w:r>
      <w:r>
        <w:rPr>
          <w:rFonts w:hint="eastAsia"/>
          <w:lang w:val="en-US" w:eastAsia="zh-Hans"/>
        </w:rPr>
        <w:t>方案在吞吐率方面的提升约为</w:t>
      </w:r>
      <w:r>
        <w:rPr>
          <w:rFonts w:hint="default"/>
          <w:lang w:eastAsia="zh-Hans"/>
        </w:rPr>
        <w:t>15%，</w:t>
      </w:r>
      <w:r>
        <w:rPr>
          <w:rFonts w:hint="eastAsia"/>
          <w:lang w:val="en-US" w:eastAsia="zh-Hans"/>
        </w:rPr>
        <w:t>在流数量方面的提升大约为</w:t>
      </w:r>
      <w:r>
        <w:rPr>
          <w:rFonts w:hint="default"/>
          <w:lang w:eastAsia="zh-Hans"/>
        </w:rPr>
        <w:t>4</w:t>
      </w:r>
      <w:r>
        <w:rPr>
          <w:rFonts w:hint="eastAsia"/>
          <w:lang w:val="en-US" w:eastAsia="zh-Hans"/>
        </w:rPr>
        <w:t>.</w:t>
      </w:r>
      <w:r>
        <w:rPr>
          <w:rFonts w:hint="default"/>
          <w:lang w:eastAsia="zh-Hans"/>
        </w:rPr>
        <w:t>81%。</w:t>
      </w:r>
      <w:r>
        <w:rPr>
          <w:rFonts w:hint="eastAsia"/>
          <w:lang w:val="en-US" w:eastAsia="zh-Hans"/>
        </w:rPr>
        <w:t>该方案在吞吐率和调度成功的流数量上的提升效果</w:t>
      </w:r>
      <w:r>
        <w:rPr>
          <w:rFonts w:hint="default"/>
          <w:lang w:eastAsia="zh-Hans"/>
        </w:rPr>
        <w:t>，</w:t>
      </w:r>
      <w:r>
        <w:rPr>
          <w:rFonts w:hint="eastAsia"/>
          <w:lang w:val="en-US" w:eastAsia="zh-Hans"/>
        </w:rPr>
        <w:t>超过了BR</w:t>
      </w:r>
      <w:r>
        <w:rPr>
          <w:rFonts w:hint="default"/>
          <w:lang w:eastAsia="zh-Hans"/>
        </w:rPr>
        <w:t>-TIME</w:t>
      </w:r>
      <w:r>
        <w:rPr>
          <w:rFonts w:hint="eastAsia"/>
          <w:lang w:val="en-US" w:eastAsia="zh-Hans"/>
        </w:rPr>
        <w:t>和BR</w:t>
      </w:r>
      <w:r>
        <w:rPr>
          <w:rFonts w:hint="default"/>
          <w:lang w:eastAsia="zh-Hans"/>
        </w:rPr>
        <w:t>-PATH，</w:t>
      </w:r>
      <w:r>
        <w:rPr>
          <w:rFonts w:hint="eastAsia"/>
          <w:lang w:val="en-US" w:eastAsia="zh-Hans"/>
        </w:rPr>
        <w:t>对二者的提升效果进行了叠加</w:t>
      </w:r>
      <w:r>
        <w:rPr>
          <w:rFonts w:hint="default"/>
          <w:lang w:eastAsia="zh-Hans"/>
        </w:rPr>
        <w:t>，</w:t>
      </w:r>
      <w:r>
        <w:rPr>
          <w:rFonts w:hint="eastAsia"/>
          <w:lang w:val="en-US" w:eastAsia="zh-Hans"/>
        </w:rPr>
        <w:t>获得了更高的提升率</w:t>
      </w:r>
      <w:r>
        <w:rPr>
          <w:rFonts w:hint="default"/>
          <w:lang w:eastAsia="zh-Hans"/>
        </w:rPr>
        <w:t>。</w:t>
      </w:r>
      <w:r>
        <w:rPr>
          <w:rFonts w:hint="eastAsia"/>
          <w:lang w:val="en-US" w:eastAsia="zh-Hans"/>
        </w:rPr>
        <w:t>在传输时间范围方差方面</w:t>
      </w:r>
      <w:r>
        <w:rPr>
          <w:rFonts w:hint="default"/>
          <w:lang w:eastAsia="zh-Hans"/>
        </w:rPr>
        <w:t>，</w:t>
      </w:r>
      <w:r>
        <w:rPr>
          <w:rFonts w:hint="eastAsia"/>
          <w:lang w:val="en-US" w:eastAsia="zh-Hans"/>
        </w:rPr>
        <w:t>显著降低该指标</w:t>
      </w:r>
      <w:r>
        <w:rPr>
          <w:rFonts w:hint="default"/>
          <w:lang w:eastAsia="zh-Hans"/>
        </w:rPr>
        <w:t>，</w:t>
      </w:r>
      <w:r>
        <w:rPr>
          <w:rFonts w:hint="eastAsia"/>
          <w:lang w:val="en-US" w:eastAsia="zh-Hans"/>
        </w:rPr>
        <w:t>使得流的传输时间更为均匀</w:t>
      </w:r>
      <w:r>
        <w:rPr>
          <w:rFonts w:hint="default"/>
          <w:lang w:eastAsia="zh-Hans"/>
        </w:rPr>
        <w:t>。</w:t>
      </w:r>
      <w:r>
        <w:rPr>
          <w:rFonts w:hint="eastAsia"/>
          <w:lang w:val="en-US" w:eastAsia="zh-Hans"/>
        </w:rPr>
        <w:t>一轮重配置平均计算时间大约为</w:t>
      </w:r>
      <w:r>
        <w:rPr>
          <w:rFonts w:hint="default"/>
          <w:lang w:eastAsia="zh-Hans"/>
        </w:rPr>
        <w:t>3</w:t>
      </w:r>
      <w:r>
        <w:rPr>
          <w:rFonts w:hint="eastAsia"/>
          <w:lang w:val="en-US" w:eastAsia="zh-Hans"/>
        </w:rPr>
        <w:t>.</w:t>
      </w:r>
      <w:r>
        <w:rPr>
          <w:rFonts w:hint="default"/>
          <w:lang w:eastAsia="zh-Hans"/>
        </w:rPr>
        <w:t>9</w:t>
      </w:r>
      <w:r>
        <w:rPr>
          <w:rFonts w:hint="eastAsia"/>
          <w:lang w:val="en-US" w:eastAsia="zh-Hans"/>
        </w:rPr>
        <w:t>s</w:t>
      </w:r>
      <w:r>
        <w:rPr>
          <w:rFonts w:hint="default"/>
          <w:lang w:eastAsia="zh-Hans"/>
        </w:rPr>
        <w:t>，</w:t>
      </w:r>
      <w:r>
        <w:rPr>
          <w:rFonts w:hint="eastAsia"/>
          <w:lang w:val="en-US" w:eastAsia="zh-Hans"/>
        </w:rPr>
        <w:t>满足在线调度的秒级时间要求</w:t>
      </w:r>
      <w:r>
        <w:rPr>
          <w:rFonts w:hint="default"/>
          <w:lang w:eastAsia="zh-Hans"/>
        </w:rPr>
        <w:t>。</w:t>
      </w:r>
    </w:p>
    <w:p>
      <w:pPr>
        <w:ind w:firstLine="420" w:firstLineChars="0"/>
        <w:jc w:val="left"/>
        <w:rPr>
          <w:rFonts w:hint="default"/>
          <w:lang w:eastAsia="zh-Hans"/>
        </w:rPr>
      </w:pPr>
      <w:r>
        <w:rPr>
          <w:rFonts w:hint="eastAsia"/>
          <w:lang w:val="en-US" w:eastAsia="zh-Hans"/>
        </w:rPr>
        <w:t>对于实验</w:t>
      </w:r>
      <w:r>
        <w:rPr>
          <w:rFonts w:hint="eastAsia" w:ascii="Times New Roman" w:hAnsi="Times New Roman"/>
          <w:lang w:val="en-US" w:eastAsia="zh-CN"/>
        </w:rPr>
        <w:t>③</w:t>
      </w:r>
      <w:r>
        <w:rPr>
          <w:rFonts w:hint="default"/>
          <w:lang w:eastAsia="zh-CN"/>
        </w:rPr>
        <w:t>，</w:t>
      </w:r>
      <w:r>
        <w:rPr>
          <w:rFonts w:hint="eastAsia"/>
          <w:lang w:val="en-US" w:eastAsia="zh-Hans"/>
        </w:rPr>
        <w:t>对表</w:t>
      </w:r>
      <w:r>
        <w:rPr>
          <w:rFonts w:hint="default"/>
          <w:lang w:eastAsia="zh-Hans"/>
        </w:rPr>
        <w:t>9</w:t>
      </w:r>
      <w:r>
        <w:rPr>
          <w:rFonts w:hint="eastAsia"/>
          <w:lang w:val="en-US" w:eastAsia="zh-Hans"/>
        </w:rPr>
        <w:t>中所示的九种不同的流周期和流大小进行组合</w:t>
      </w:r>
      <w:r>
        <w:rPr>
          <w:rFonts w:hint="default"/>
          <w:lang w:eastAsia="zh-Hans"/>
        </w:rPr>
        <w:t>，</w:t>
      </w:r>
      <w:r>
        <w:rPr>
          <w:rFonts w:hint="eastAsia"/>
          <w:lang w:val="en-US" w:eastAsia="zh-Hans"/>
        </w:rPr>
        <w:t>并对每种组合下的IRAS</w:t>
      </w:r>
      <w:r>
        <w:rPr>
          <w:rFonts w:hint="default"/>
          <w:lang w:eastAsia="zh-Hans"/>
        </w:rPr>
        <w:t>、</w:t>
      </w:r>
      <w:r>
        <w:rPr>
          <w:rFonts w:hint="eastAsia"/>
          <w:lang w:val="en-US" w:eastAsia="zh-Hans"/>
        </w:rPr>
        <w:t>BR</w:t>
      </w:r>
      <w:r>
        <w:rPr>
          <w:rFonts w:hint="default"/>
          <w:lang w:eastAsia="zh-Hans"/>
        </w:rPr>
        <w:t>-TIME（</w:t>
      </w:r>
      <w:r>
        <w:rPr>
          <w:rFonts w:hint="eastAsia"/>
          <w:lang w:val="en-US" w:eastAsia="zh-Hans"/>
        </w:rPr>
        <w:t>只优化时间分配</w:t>
      </w:r>
      <w:r>
        <w:rPr>
          <w:rFonts w:hint="default"/>
          <w:lang w:eastAsia="zh-Hans"/>
        </w:rPr>
        <w:t>）、</w:t>
      </w:r>
      <w:r>
        <w:rPr>
          <w:rFonts w:hint="eastAsia"/>
          <w:lang w:val="en-US" w:eastAsia="zh-Hans"/>
        </w:rPr>
        <w:t>BR</w:t>
      </w:r>
      <w:r>
        <w:rPr>
          <w:rFonts w:hint="default"/>
          <w:lang w:eastAsia="zh-Hans"/>
        </w:rPr>
        <w:t>-PATH（</w:t>
      </w:r>
      <w:r>
        <w:rPr>
          <w:rFonts w:hint="eastAsia"/>
          <w:lang w:val="en-US" w:eastAsia="zh-Hans"/>
        </w:rPr>
        <w:t>只优化路径选择</w:t>
      </w:r>
      <w:r>
        <w:rPr>
          <w:rFonts w:hint="default"/>
          <w:lang w:eastAsia="zh-Hans"/>
        </w:rPr>
        <w:t>）、</w:t>
      </w:r>
      <w:r>
        <w:rPr>
          <w:rFonts w:hint="eastAsia"/>
          <w:lang w:val="en-US" w:eastAsia="zh-Hans"/>
        </w:rPr>
        <w:t>BR</w:t>
      </w:r>
      <w:r>
        <w:rPr>
          <w:rFonts w:hint="default"/>
          <w:lang w:eastAsia="zh-Hans"/>
        </w:rPr>
        <w:t>（</w:t>
      </w:r>
      <w:r>
        <w:rPr>
          <w:rFonts w:hint="eastAsia"/>
          <w:lang w:val="en-US" w:eastAsia="zh-Hans"/>
        </w:rPr>
        <w:t>同时优化时间分配和路径选择</w:t>
      </w:r>
      <w:r>
        <w:rPr>
          <w:rFonts w:hint="default"/>
          <w:lang w:eastAsia="zh-Hans"/>
        </w:rPr>
        <w:t>）</w:t>
      </w:r>
      <w:r>
        <w:rPr>
          <w:rFonts w:hint="eastAsia"/>
          <w:lang w:val="en-US" w:eastAsia="zh-Hans"/>
        </w:rPr>
        <w:t>四种调度机制进行了消融实验的对比</w:t>
      </w:r>
      <w:r>
        <w:rPr>
          <w:rFonts w:hint="default"/>
          <w:lang w:eastAsia="zh-Hans"/>
        </w:rPr>
        <w:t>，</w:t>
      </w:r>
      <w:r>
        <w:rPr>
          <w:rFonts w:hint="eastAsia"/>
          <w:lang w:val="en-US" w:eastAsia="zh-Hans"/>
        </w:rPr>
        <w:t>结果如下图所示</w:t>
      </w:r>
      <w:r>
        <w:rPr>
          <w:rFonts w:hint="default"/>
          <w:lang w:eastAsia="zh-Hans"/>
        </w:rPr>
        <w:t>。</w:t>
      </w:r>
      <w:r>
        <w:rPr>
          <w:rFonts w:hint="eastAsia"/>
          <w:lang w:val="en-US" w:eastAsia="zh-Hans"/>
        </w:rPr>
        <w:t>三种BR方案的K和M均为</w:t>
      </w:r>
      <w:r>
        <w:rPr>
          <w:rFonts w:hint="default"/>
          <w:lang w:eastAsia="zh-Hans"/>
        </w:rPr>
        <w:t>10。</w:t>
      </w:r>
    </w:p>
    <w:p>
      <w:pPr>
        <w:jc w:val="left"/>
      </w:pPr>
      <w:r>
        <w:drawing>
          <wp:inline distT="0" distB="0" distL="114300" distR="114300">
            <wp:extent cx="5320030" cy="2929255"/>
            <wp:effectExtent l="6350" t="6350" r="7620" b="10795"/>
            <wp:docPr id="2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pPr>
        <w:jc w:val="center"/>
      </w:pPr>
      <w:r>
        <w:rPr>
          <w:rFonts w:hint="eastAsia" w:ascii="Times New Roman" w:hAnsi="Times New Roman" w:eastAsia="楷体"/>
          <w:szCs w:val="24"/>
          <w:lang w:val="en-US" w:eastAsia="zh-Hans"/>
        </w:rPr>
        <w:t>图</w:t>
      </w:r>
      <w:r>
        <w:rPr>
          <w:rFonts w:hint="default" w:eastAsia="楷体"/>
          <w:szCs w:val="24"/>
          <w:lang w:eastAsia="zh-Hans"/>
        </w:rPr>
        <w:t>9</w:t>
      </w:r>
      <w:r>
        <w:rPr>
          <w:rFonts w:hint="default" w:ascii="Times New Roman" w:hAnsi="Times New Roman" w:eastAsia="楷体"/>
          <w:szCs w:val="24"/>
          <w:lang w:eastAsia="zh-Hans"/>
        </w:rPr>
        <w:t xml:space="preserve"> </w:t>
      </w:r>
      <w:r>
        <w:rPr>
          <w:rFonts w:hint="eastAsia" w:eastAsia="楷体"/>
          <w:szCs w:val="24"/>
          <w:lang w:val="en-US" w:eastAsia="zh-Hans"/>
        </w:rPr>
        <w:t>不同流组合下IRAS</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w:t>
      </w:r>
      <w:r>
        <w:rPr>
          <w:rFonts w:hint="eastAsia" w:eastAsia="楷体"/>
          <w:szCs w:val="24"/>
          <w:lang w:val="en-US" w:eastAsia="zh-Hans"/>
        </w:rPr>
        <w:t>TIME</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w:t>
      </w:r>
      <w:r>
        <w:rPr>
          <w:rFonts w:hint="eastAsia" w:eastAsia="楷体"/>
          <w:szCs w:val="24"/>
          <w:lang w:val="en-US" w:eastAsia="zh-Hans"/>
        </w:rPr>
        <w:t>PATH和BR吞吐率对比</w:t>
      </w:r>
    </w:p>
    <w:p>
      <w:pPr>
        <w:jc w:val="left"/>
      </w:pPr>
      <w:r>
        <w:drawing>
          <wp:inline distT="0" distB="0" distL="114300" distR="114300">
            <wp:extent cx="5304790" cy="2945765"/>
            <wp:effectExtent l="6350" t="6350" r="22860" b="19685"/>
            <wp:docPr id="2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pPr>
        <w:jc w:val="center"/>
      </w:pPr>
      <w:r>
        <w:rPr>
          <w:rFonts w:hint="eastAsia" w:ascii="Times New Roman" w:hAnsi="Times New Roman" w:eastAsia="楷体"/>
          <w:szCs w:val="24"/>
          <w:lang w:val="en-US" w:eastAsia="zh-Hans"/>
        </w:rPr>
        <w:t>图</w:t>
      </w:r>
      <w:r>
        <w:rPr>
          <w:rFonts w:hint="default" w:eastAsia="楷体"/>
          <w:szCs w:val="24"/>
          <w:lang w:eastAsia="zh-Hans"/>
        </w:rPr>
        <w:t>1</w:t>
      </w:r>
      <w:r>
        <w:rPr>
          <w:rFonts w:hint="default" w:eastAsia="楷体"/>
          <w:szCs w:val="24"/>
          <w:lang w:eastAsia="zh-Hans"/>
        </w:rPr>
        <w:t>0</w:t>
      </w:r>
      <w:r>
        <w:rPr>
          <w:rFonts w:hint="default" w:ascii="Times New Roman" w:hAnsi="Times New Roman" w:eastAsia="楷体"/>
          <w:szCs w:val="24"/>
          <w:lang w:eastAsia="zh-Hans"/>
        </w:rPr>
        <w:t xml:space="preserve"> </w:t>
      </w:r>
      <w:r>
        <w:rPr>
          <w:rFonts w:hint="eastAsia" w:eastAsia="楷体"/>
          <w:szCs w:val="24"/>
          <w:lang w:val="en-US" w:eastAsia="zh-Hans"/>
        </w:rPr>
        <w:t>不同流组合下IRAS</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w:t>
      </w:r>
      <w:r>
        <w:rPr>
          <w:rFonts w:hint="eastAsia" w:eastAsia="楷体"/>
          <w:szCs w:val="24"/>
          <w:lang w:val="en-US" w:eastAsia="zh-Hans"/>
        </w:rPr>
        <w:t>TIME</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w:t>
      </w:r>
      <w:r>
        <w:rPr>
          <w:rFonts w:hint="eastAsia" w:eastAsia="楷体"/>
          <w:szCs w:val="24"/>
          <w:lang w:val="en-US" w:eastAsia="zh-Hans"/>
        </w:rPr>
        <w:t>PATH和BR</w:t>
      </w:r>
      <w:r>
        <w:rPr>
          <w:rFonts w:hint="eastAsia" w:ascii="Times New Roman" w:hAnsi="Times New Roman" w:eastAsia="楷体"/>
          <w:szCs w:val="24"/>
          <w:lang w:val="en-US" w:eastAsia="zh-Hans"/>
        </w:rPr>
        <w:t>调度成功</w:t>
      </w:r>
      <w:r>
        <w:rPr>
          <w:rFonts w:hint="eastAsia" w:eastAsia="楷体"/>
          <w:szCs w:val="24"/>
          <w:lang w:val="en-US" w:eastAsia="zh-Hans"/>
        </w:rPr>
        <w:t>的</w:t>
      </w:r>
      <w:r>
        <w:rPr>
          <w:rFonts w:hint="eastAsia" w:ascii="Times New Roman" w:hAnsi="Times New Roman" w:eastAsia="楷体"/>
          <w:szCs w:val="24"/>
          <w:lang w:val="en-US" w:eastAsia="zh-Hans"/>
        </w:rPr>
        <w:t>流数量</w:t>
      </w:r>
      <w:r>
        <w:rPr>
          <w:rFonts w:hint="eastAsia" w:eastAsia="楷体"/>
          <w:szCs w:val="24"/>
          <w:lang w:val="en-US" w:eastAsia="zh-Hans"/>
        </w:rPr>
        <w:t>及提升率</w:t>
      </w:r>
      <w:r>
        <w:rPr>
          <w:rFonts w:hint="eastAsia" w:ascii="Times New Roman" w:hAnsi="Times New Roman" w:eastAsia="楷体"/>
          <w:szCs w:val="24"/>
          <w:lang w:val="en-US" w:eastAsia="zh-Hans"/>
        </w:rPr>
        <w:t>对比</w:t>
      </w:r>
    </w:p>
    <w:p>
      <w:pPr>
        <w:jc w:val="left"/>
      </w:pPr>
      <w:r>
        <w:drawing>
          <wp:inline distT="0" distB="0" distL="114300" distR="114300">
            <wp:extent cx="5307330" cy="2908300"/>
            <wp:effectExtent l="6350" t="6350" r="20320" b="6350"/>
            <wp:docPr id="18"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pPr>
        <w:jc w:val="center"/>
        <w:rPr>
          <w:rFonts w:hint="default"/>
          <w:lang w:eastAsia="zh-Hans"/>
        </w:rPr>
      </w:pPr>
      <w:r>
        <w:rPr>
          <w:rFonts w:hint="eastAsia" w:ascii="Times New Roman" w:hAnsi="Times New Roman" w:eastAsia="楷体"/>
          <w:szCs w:val="24"/>
          <w:lang w:val="en-US" w:eastAsia="zh-Hans"/>
        </w:rPr>
        <w:t>图</w:t>
      </w:r>
      <w:r>
        <w:rPr>
          <w:rFonts w:hint="default" w:eastAsia="楷体"/>
          <w:szCs w:val="24"/>
          <w:lang w:eastAsia="zh-Hans"/>
        </w:rPr>
        <w:t>1</w:t>
      </w:r>
      <w:r>
        <w:rPr>
          <w:rFonts w:hint="default" w:eastAsia="楷体"/>
          <w:szCs w:val="24"/>
          <w:lang w:eastAsia="zh-Hans"/>
        </w:rPr>
        <w:t>1</w:t>
      </w:r>
      <w:r>
        <w:rPr>
          <w:rFonts w:hint="default" w:ascii="Times New Roman" w:hAnsi="Times New Roman" w:eastAsia="楷体"/>
          <w:szCs w:val="24"/>
          <w:lang w:eastAsia="zh-Hans"/>
        </w:rPr>
        <w:t xml:space="preserve"> </w:t>
      </w:r>
      <w:r>
        <w:rPr>
          <w:rFonts w:hint="eastAsia" w:eastAsia="楷体"/>
          <w:szCs w:val="24"/>
          <w:lang w:val="en-US" w:eastAsia="zh-Hans"/>
        </w:rPr>
        <w:t>不同流组合下IRAS</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w:t>
      </w:r>
      <w:r>
        <w:rPr>
          <w:rFonts w:hint="eastAsia" w:eastAsia="楷体"/>
          <w:szCs w:val="24"/>
          <w:lang w:val="en-US" w:eastAsia="zh-Hans"/>
        </w:rPr>
        <w:t>TIME</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w:t>
      </w:r>
      <w:r>
        <w:rPr>
          <w:rFonts w:hint="eastAsia" w:eastAsia="楷体"/>
          <w:szCs w:val="24"/>
          <w:lang w:val="en-US" w:eastAsia="zh-Hans"/>
        </w:rPr>
        <w:t>PATH和BR一轮重配置平均计算时间对比</w:t>
      </w:r>
    </w:p>
    <w:p>
      <w:pPr>
        <w:jc w:val="left"/>
      </w:pPr>
      <w:ins w:id="0" w:author="给他两个师他就敢打太原" w:date="2023-06-18T23:27:33Z">
        <w:r>
          <w:rPr/>
          <w:drawing>
            <wp:inline distT="0" distB="0" distL="114300" distR="114300">
              <wp:extent cx="5292725" cy="2905125"/>
              <wp:effectExtent l="6350" t="6350" r="9525" b="9525"/>
              <wp:docPr id="3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ins>
    </w:p>
    <w:p>
      <w:pPr>
        <w:jc w:val="center"/>
        <w:rPr>
          <w:rFonts w:hint="eastAsia"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1</w:t>
      </w:r>
      <w:r>
        <w:rPr>
          <w:rFonts w:hint="default" w:eastAsia="楷体"/>
          <w:szCs w:val="24"/>
          <w:lang w:eastAsia="zh-Hans"/>
        </w:rPr>
        <w:t>2</w:t>
      </w:r>
      <w:r>
        <w:rPr>
          <w:rFonts w:hint="default" w:ascii="Times New Roman" w:hAnsi="Times New Roman" w:eastAsia="楷体"/>
          <w:szCs w:val="24"/>
          <w:lang w:eastAsia="zh-Hans"/>
        </w:rPr>
        <w:t xml:space="preserve"> </w:t>
      </w:r>
      <w:r>
        <w:rPr>
          <w:rFonts w:hint="eastAsia" w:eastAsia="楷体"/>
          <w:szCs w:val="24"/>
          <w:lang w:val="en-US" w:eastAsia="zh-Hans"/>
        </w:rPr>
        <w:t>不同流组合下IRAS</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w:t>
      </w:r>
      <w:r>
        <w:rPr>
          <w:rFonts w:hint="eastAsia" w:eastAsia="楷体"/>
          <w:szCs w:val="24"/>
          <w:lang w:val="en-US" w:eastAsia="zh-Hans"/>
        </w:rPr>
        <w:t>TIME</w:t>
      </w:r>
      <w:r>
        <w:rPr>
          <w:rFonts w:hint="default" w:eastAsia="楷体"/>
          <w:szCs w:val="24"/>
          <w:lang w:eastAsia="zh-Hans"/>
        </w:rPr>
        <w:t>、</w:t>
      </w:r>
      <w:r>
        <w:rPr>
          <w:rFonts w:hint="eastAsia" w:eastAsia="楷体"/>
          <w:szCs w:val="24"/>
          <w:lang w:val="en-US" w:eastAsia="zh-Hans"/>
        </w:rPr>
        <w:t>BR</w:t>
      </w:r>
      <w:r>
        <w:rPr>
          <w:rFonts w:hint="default" w:eastAsia="楷体"/>
          <w:szCs w:val="24"/>
          <w:lang w:eastAsia="zh-Hans"/>
        </w:rPr>
        <w:t>-</w:t>
      </w:r>
      <w:r>
        <w:rPr>
          <w:rFonts w:hint="eastAsia" w:eastAsia="楷体"/>
          <w:szCs w:val="24"/>
          <w:lang w:val="en-US" w:eastAsia="zh-Hans"/>
        </w:rPr>
        <w:t>PATH和BR的</w:t>
      </w:r>
      <w:r>
        <w:rPr>
          <w:rFonts w:hint="eastAsia" w:ascii="Times New Roman" w:hAnsi="Times New Roman" w:eastAsia="楷体"/>
          <w:szCs w:val="24"/>
          <w:lang w:val="en-US" w:eastAsia="zh-Hans"/>
        </w:rPr>
        <w:t>传输时间</w:t>
      </w:r>
      <w:r>
        <w:rPr>
          <w:rFonts w:hint="eastAsia" w:eastAsia="楷体"/>
          <w:szCs w:val="24"/>
          <w:lang w:val="en-US" w:eastAsia="zh-Hans"/>
        </w:rPr>
        <w:t>范围</w:t>
      </w:r>
      <w:r>
        <w:rPr>
          <w:rFonts w:hint="eastAsia" w:ascii="Times New Roman" w:hAnsi="Times New Roman" w:eastAsia="楷体"/>
          <w:szCs w:val="24"/>
          <w:lang w:val="en-US" w:eastAsia="zh-Hans"/>
        </w:rPr>
        <w:t>方差</w:t>
      </w:r>
      <w:r>
        <w:rPr>
          <w:rFonts w:hint="eastAsia" w:eastAsia="楷体"/>
          <w:szCs w:val="24"/>
          <w:lang w:val="en-US" w:eastAsia="zh-Hans"/>
        </w:rPr>
        <w:t>对比</w:t>
      </w:r>
    </w:p>
    <w:p>
      <w:pPr>
        <w:jc w:val="both"/>
      </w:pPr>
      <w:r>
        <w:drawing>
          <wp:inline distT="0" distB="0" distL="114300" distR="114300">
            <wp:extent cx="5234305" cy="2882900"/>
            <wp:effectExtent l="6350" t="6350" r="17145" b="6350"/>
            <wp:docPr id="19"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pPr>
        <w:jc w:val="center"/>
        <w:rPr>
          <w:rFonts w:hint="default"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1</w:t>
      </w:r>
      <w:r>
        <w:rPr>
          <w:rFonts w:hint="default" w:eastAsia="楷体"/>
          <w:szCs w:val="24"/>
          <w:lang w:eastAsia="zh-Hans"/>
        </w:rPr>
        <w:t xml:space="preserve">3 </w:t>
      </w:r>
      <w:r>
        <w:rPr>
          <w:rFonts w:hint="default" w:eastAsia="楷体"/>
          <w:szCs w:val="24"/>
          <w:lang w:eastAsia="zh-Hans"/>
        </w:rPr>
        <w:t>BR-TIME</w:t>
      </w:r>
      <w:r>
        <w:rPr>
          <w:rFonts w:hint="eastAsia" w:eastAsia="楷体"/>
          <w:szCs w:val="24"/>
          <w:lang w:val="en-US" w:eastAsia="zh-Hans"/>
        </w:rPr>
        <w:t>在不同流组合下的吞吐率和流数量提升率</w:t>
      </w:r>
    </w:p>
    <w:p>
      <w:pPr>
        <w:jc w:val="both"/>
      </w:pPr>
      <w:r>
        <w:drawing>
          <wp:inline distT="0" distB="0" distL="114300" distR="114300">
            <wp:extent cx="5233670" cy="2847340"/>
            <wp:effectExtent l="6350" t="6350" r="17780" b="16510"/>
            <wp:docPr id="20"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pPr>
        <w:jc w:val="center"/>
        <w:rPr>
          <w:rFonts w:hint="default"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1</w:t>
      </w:r>
      <w:r>
        <w:rPr>
          <w:rFonts w:hint="default" w:eastAsia="楷体"/>
          <w:szCs w:val="24"/>
          <w:lang w:eastAsia="zh-Hans"/>
        </w:rPr>
        <w:t>4</w:t>
      </w:r>
      <w:r>
        <w:rPr>
          <w:rFonts w:hint="default" w:ascii="Times New Roman" w:hAnsi="Times New Roman" w:eastAsia="楷体"/>
          <w:szCs w:val="24"/>
          <w:lang w:eastAsia="zh-Hans"/>
        </w:rPr>
        <w:t xml:space="preserve"> </w:t>
      </w:r>
      <w:r>
        <w:rPr>
          <w:rFonts w:hint="default" w:eastAsia="楷体"/>
          <w:szCs w:val="24"/>
          <w:lang w:eastAsia="zh-Hans"/>
        </w:rPr>
        <w:t>BR-</w:t>
      </w:r>
      <w:r>
        <w:rPr>
          <w:rFonts w:hint="eastAsia" w:eastAsia="楷体"/>
          <w:szCs w:val="24"/>
          <w:lang w:val="en-US" w:eastAsia="zh-Hans"/>
        </w:rPr>
        <w:t>PATH在不同流组合下的吞吐率和流数量提升率</w:t>
      </w:r>
    </w:p>
    <w:p>
      <w:pPr>
        <w:jc w:val="both"/>
      </w:pPr>
      <w:r>
        <w:drawing>
          <wp:inline distT="0" distB="0" distL="114300" distR="114300">
            <wp:extent cx="5241290" cy="2847340"/>
            <wp:effectExtent l="6350" t="6350" r="10160" b="16510"/>
            <wp:docPr id="21"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pPr>
        <w:jc w:val="center"/>
        <w:rPr>
          <w:rFonts w:hint="default"/>
          <w:lang w:val="en-US" w:eastAsia="zh-Hans"/>
        </w:rPr>
      </w:pPr>
      <w:r>
        <w:rPr>
          <w:rFonts w:hint="eastAsia" w:ascii="Times New Roman" w:hAnsi="Times New Roman" w:eastAsia="楷体"/>
          <w:szCs w:val="24"/>
          <w:lang w:val="en-US" w:eastAsia="zh-Hans"/>
        </w:rPr>
        <w:t>图</w:t>
      </w:r>
      <w:r>
        <w:rPr>
          <w:rFonts w:hint="default" w:eastAsia="楷体"/>
          <w:szCs w:val="24"/>
          <w:lang w:eastAsia="zh-Hans"/>
        </w:rPr>
        <w:t>1</w:t>
      </w:r>
      <w:r>
        <w:rPr>
          <w:rFonts w:hint="default" w:eastAsia="楷体"/>
          <w:szCs w:val="24"/>
          <w:lang w:eastAsia="zh-Hans"/>
        </w:rPr>
        <w:t>5</w:t>
      </w:r>
      <w:r>
        <w:rPr>
          <w:rFonts w:hint="default" w:ascii="Times New Roman" w:hAnsi="Times New Roman" w:eastAsia="楷体"/>
          <w:szCs w:val="24"/>
          <w:lang w:eastAsia="zh-Hans"/>
        </w:rPr>
        <w:t xml:space="preserve"> </w:t>
      </w:r>
      <w:r>
        <w:rPr>
          <w:rFonts w:hint="default" w:eastAsia="楷体"/>
          <w:szCs w:val="24"/>
          <w:lang w:eastAsia="zh-Hans"/>
        </w:rPr>
        <w:t>B</w:t>
      </w:r>
      <w:r>
        <w:rPr>
          <w:rFonts w:hint="eastAsia" w:eastAsia="楷体"/>
          <w:szCs w:val="24"/>
          <w:lang w:val="en-US" w:eastAsia="zh-Hans"/>
        </w:rPr>
        <w:t>R在不同流组合下的吞吐率和流数量提升率</w:t>
      </w:r>
    </w:p>
    <w:p>
      <w:pPr>
        <w:ind w:firstLine="420" w:firstLineChars="0"/>
        <w:jc w:val="left"/>
        <w:rPr>
          <w:rFonts w:hint="default"/>
          <w:lang w:eastAsia="zh-Hans"/>
        </w:rPr>
      </w:pPr>
      <w:r>
        <w:rPr>
          <w:rFonts w:hint="eastAsia"/>
          <w:lang w:val="en-US" w:eastAsia="zh-Hans"/>
        </w:rPr>
        <w:t>通过以上实验</w:t>
      </w:r>
      <w:r>
        <w:rPr>
          <w:rFonts w:hint="default"/>
          <w:lang w:eastAsia="zh-Hans"/>
        </w:rPr>
        <w:t>，</w:t>
      </w:r>
      <w:r>
        <w:rPr>
          <w:rFonts w:hint="eastAsia"/>
          <w:lang w:val="en-US" w:eastAsia="zh-Hans"/>
        </w:rPr>
        <w:t>可以看出</w:t>
      </w:r>
      <w:r>
        <w:rPr>
          <w:rFonts w:hint="default"/>
          <w:lang w:eastAsia="zh-Hans"/>
        </w:rPr>
        <w:t>：（1）</w:t>
      </w:r>
      <w:r>
        <w:rPr>
          <w:rFonts w:hint="eastAsia"/>
          <w:lang w:val="en-US" w:eastAsia="zh-Hans"/>
        </w:rPr>
        <w:t>吞吐率方面</w:t>
      </w:r>
      <w:r>
        <w:rPr>
          <w:rFonts w:hint="default"/>
          <w:lang w:eastAsia="zh-Hans"/>
        </w:rPr>
        <w:t>，</w:t>
      </w:r>
      <w:r>
        <w:rPr>
          <w:rFonts w:hint="eastAsia"/>
          <w:lang w:val="en-US" w:eastAsia="zh-Hans"/>
        </w:rPr>
        <w:t>在九种不同的流组合下</w:t>
      </w:r>
      <w:r>
        <w:rPr>
          <w:rFonts w:hint="default"/>
          <w:lang w:eastAsia="zh-Hans"/>
        </w:rPr>
        <w:t>，BR</w:t>
      </w:r>
      <w:r>
        <w:rPr>
          <w:rFonts w:hint="eastAsia"/>
          <w:lang w:val="en-US" w:eastAsia="zh-Hans"/>
        </w:rPr>
        <w:t>方案在吞吐率方面均有一定的提升</w:t>
      </w:r>
      <w:r>
        <w:rPr>
          <w:rFonts w:hint="default"/>
          <w:lang w:eastAsia="zh-Hans"/>
        </w:rPr>
        <w:t>，</w:t>
      </w:r>
      <w:r>
        <w:rPr>
          <w:rFonts w:hint="eastAsia"/>
          <w:lang w:val="en-US" w:eastAsia="zh-Hans"/>
        </w:rPr>
        <w:t>提升范围为</w:t>
      </w:r>
      <w:r>
        <w:rPr>
          <w:rFonts w:hint="default"/>
          <w:lang w:eastAsia="zh-Hans"/>
        </w:rPr>
        <w:t>1.33%~15%；</w:t>
      </w:r>
      <w:r>
        <w:rPr>
          <w:rFonts w:hint="eastAsia"/>
          <w:lang w:val="en-US" w:eastAsia="zh-Hans"/>
        </w:rPr>
        <w:t>随着流大小和流周期范围的增大</w:t>
      </w:r>
      <w:r>
        <w:rPr>
          <w:rFonts w:hint="default"/>
          <w:lang w:eastAsia="zh-Hans"/>
        </w:rPr>
        <w:t>，</w:t>
      </w:r>
      <w:r>
        <w:rPr>
          <w:rFonts w:hint="eastAsia"/>
          <w:lang w:val="en-US" w:eastAsia="zh-Hans"/>
        </w:rPr>
        <w:t>吞吐率的提升效果也在增强</w:t>
      </w:r>
      <w:r>
        <w:rPr>
          <w:rFonts w:hint="default"/>
          <w:lang w:eastAsia="zh-Hans"/>
        </w:rPr>
        <w:t>。（2）</w:t>
      </w:r>
      <w:r>
        <w:rPr>
          <w:rFonts w:hint="eastAsia"/>
          <w:lang w:val="en-US" w:eastAsia="zh-Hans"/>
        </w:rPr>
        <w:t>调度成功的流数量方面</w:t>
      </w:r>
      <w:r>
        <w:rPr>
          <w:rFonts w:hint="default"/>
          <w:lang w:eastAsia="zh-Hans"/>
        </w:rPr>
        <w:t>，</w:t>
      </w:r>
      <w:r>
        <w:rPr>
          <w:rFonts w:hint="eastAsia"/>
          <w:lang w:val="en-US" w:eastAsia="zh-Hans"/>
        </w:rPr>
        <w:t>在组合</w:t>
      </w:r>
      <w:r>
        <w:rPr>
          <w:rFonts w:hint="default"/>
          <w:lang w:eastAsia="zh-Hans"/>
        </w:rPr>
        <w:t>6、</w:t>
      </w:r>
      <w:r>
        <w:rPr>
          <w:rFonts w:hint="eastAsia"/>
          <w:lang w:val="en-US" w:eastAsia="zh-Hans"/>
        </w:rPr>
        <w:t>组合</w:t>
      </w:r>
      <w:r>
        <w:rPr>
          <w:rFonts w:hint="default"/>
          <w:lang w:eastAsia="zh-Hans"/>
        </w:rPr>
        <w:t>7、</w:t>
      </w:r>
      <w:r>
        <w:rPr>
          <w:rFonts w:hint="eastAsia"/>
          <w:lang w:val="en-US" w:eastAsia="zh-Hans"/>
        </w:rPr>
        <w:t>组合</w:t>
      </w:r>
      <w:r>
        <w:rPr>
          <w:rFonts w:hint="default"/>
          <w:lang w:eastAsia="zh-Hans"/>
        </w:rPr>
        <w:t>8</w:t>
      </w:r>
      <w:r>
        <w:rPr>
          <w:rFonts w:hint="eastAsia"/>
          <w:lang w:val="en-US" w:eastAsia="zh-Hans"/>
        </w:rPr>
        <w:t>和组合</w:t>
      </w:r>
      <w:r>
        <w:rPr>
          <w:rFonts w:hint="default"/>
          <w:lang w:eastAsia="zh-Hans"/>
        </w:rPr>
        <w:t>9</w:t>
      </w:r>
      <w:r>
        <w:rPr>
          <w:rFonts w:hint="eastAsia"/>
          <w:lang w:val="en-US" w:eastAsia="zh-Hans"/>
        </w:rPr>
        <w:t>下</w:t>
      </w:r>
      <w:r>
        <w:rPr>
          <w:rFonts w:hint="default"/>
          <w:lang w:eastAsia="zh-Hans"/>
        </w:rPr>
        <w:t>，BR</w:t>
      </w:r>
      <w:r>
        <w:rPr>
          <w:rFonts w:hint="eastAsia"/>
          <w:lang w:val="en-US" w:eastAsia="zh-Hans"/>
        </w:rPr>
        <w:t>方案在调度成功的流数量方面有一定的提升</w:t>
      </w:r>
      <w:r>
        <w:rPr>
          <w:rFonts w:hint="default"/>
          <w:lang w:eastAsia="zh-Hans"/>
        </w:rPr>
        <w:t>，</w:t>
      </w:r>
      <w:r>
        <w:rPr>
          <w:rFonts w:hint="eastAsia"/>
          <w:lang w:val="en-US" w:eastAsia="zh-Hans"/>
        </w:rPr>
        <w:t>提升范围在</w:t>
      </w:r>
      <w:r>
        <w:rPr>
          <w:rFonts w:hint="default"/>
          <w:lang w:eastAsia="zh-Hans"/>
        </w:rPr>
        <w:t>0</w:t>
      </w:r>
      <w:r>
        <w:rPr>
          <w:rFonts w:hint="eastAsia"/>
          <w:lang w:val="en-US" w:eastAsia="zh-Hans"/>
        </w:rPr>
        <w:t>.</w:t>
      </w:r>
      <w:r>
        <w:rPr>
          <w:rFonts w:hint="default"/>
          <w:lang w:eastAsia="zh-Hans"/>
        </w:rPr>
        <w:t>61%～4</w:t>
      </w:r>
      <w:r>
        <w:rPr>
          <w:rFonts w:hint="eastAsia"/>
          <w:lang w:val="en-US" w:eastAsia="zh-Hans"/>
        </w:rPr>
        <w:t>.</w:t>
      </w:r>
      <w:r>
        <w:rPr>
          <w:rFonts w:hint="default"/>
          <w:lang w:eastAsia="zh-Hans"/>
        </w:rPr>
        <w:t>81%；</w:t>
      </w:r>
      <w:r>
        <w:rPr>
          <w:rFonts w:hint="eastAsia"/>
          <w:lang w:val="en-US" w:eastAsia="zh-Hans"/>
        </w:rPr>
        <w:t>而在其余的流组合情况下</w:t>
      </w:r>
      <w:r>
        <w:rPr>
          <w:rFonts w:hint="default"/>
          <w:lang w:eastAsia="zh-Hans"/>
        </w:rPr>
        <w:t>，</w:t>
      </w:r>
      <w:r>
        <w:rPr>
          <w:rFonts w:hint="eastAsia"/>
          <w:lang w:val="en-US" w:eastAsia="zh-Hans"/>
        </w:rPr>
        <w:t>由于</w:t>
      </w:r>
      <w:r>
        <w:rPr>
          <w:rFonts w:hint="default"/>
          <w:lang w:eastAsia="zh-Hans"/>
        </w:rPr>
        <w:t>BR</w:t>
      </w:r>
      <w:r>
        <w:rPr>
          <w:rFonts w:hint="eastAsia"/>
          <w:lang w:val="en-US" w:eastAsia="zh-Hans"/>
        </w:rPr>
        <w:t>方案节省出的链路资源和时间资源被调度频繁</w:t>
      </w:r>
      <w:r>
        <w:rPr>
          <w:rFonts w:hint="default"/>
          <w:lang w:eastAsia="zh-Hans"/>
        </w:rPr>
        <w:t>、</w:t>
      </w:r>
      <w:r>
        <w:rPr>
          <w:rFonts w:hint="eastAsia"/>
          <w:lang w:val="en-US" w:eastAsia="zh-Hans"/>
        </w:rPr>
        <w:t>长度更大的流所占据</w:t>
      </w:r>
      <w:r>
        <w:rPr>
          <w:rFonts w:hint="default"/>
          <w:lang w:eastAsia="zh-Hans"/>
        </w:rPr>
        <w:t>，</w:t>
      </w:r>
      <w:r>
        <w:rPr>
          <w:rFonts w:hint="eastAsia"/>
          <w:lang w:val="en-US" w:eastAsia="zh-Hans"/>
        </w:rPr>
        <w:t>因此在流数量方面有一定下降</w:t>
      </w:r>
      <w:r>
        <w:rPr>
          <w:rFonts w:hint="default"/>
          <w:lang w:eastAsia="zh-Hans"/>
        </w:rPr>
        <w:t>，</w:t>
      </w:r>
      <w:r>
        <w:rPr>
          <w:rFonts w:hint="eastAsia"/>
          <w:lang w:val="en-US" w:eastAsia="zh-Hans"/>
        </w:rPr>
        <w:t>通过分析吞吐率和流数量的关系可以得出这一结论</w:t>
      </w:r>
      <w:r>
        <w:rPr>
          <w:rFonts w:hint="default"/>
          <w:lang w:eastAsia="zh-Hans"/>
        </w:rPr>
        <w:t>。</w:t>
      </w:r>
      <w:r>
        <w:rPr>
          <w:rFonts w:hint="eastAsia"/>
          <w:lang w:val="en-US" w:eastAsia="zh-Hans"/>
        </w:rPr>
        <w:t>且随着流大小和流周期范围增大</w:t>
      </w:r>
      <w:r>
        <w:rPr>
          <w:rFonts w:hint="default"/>
          <w:lang w:eastAsia="zh-Hans"/>
        </w:rPr>
        <w:t>，</w:t>
      </w:r>
      <w:r>
        <w:rPr>
          <w:rFonts w:hint="eastAsia"/>
          <w:lang w:val="en-US" w:eastAsia="zh-Hans"/>
        </w:rPr>
        <w:t>调度成功流数量的提升效果也在增强</w:t>
      </w:r>
      <w:r>
        <w:rPr>
          <w:rFonts w:hint="default"/>
          <w:lang w:eastAsia="zh-Hans"/>
        </w:rPr>
        <w:t>。（3）</w:t>
      </w:r>
      <w:r>
        <w:rPr>
          <w:rFonts w:hint="eastAsia"/>
          <w:lang w:val="en-US" w:eastAsia="zh-Hans"/>
        </w:rPr>
        <w:t>一轮重配置平均计算时间方面</w:t>
      </w:r>
      <w:r>
        <w:rPr>
          <w:rFonts w:hint="default"/>
          <w:lang w:eastAsia="zh-Hans"/>
        </w:rPr>
        <w:t>，</w:t>
      </w:r>
      <w:r>
        <w:rPr>
          <w:rFonts w:hint="eastAsia"/>
          <w:lang w:val="en-US" w:eastAsia="zh-Hans"/>
        </w:rPr>
        <w:t>BR</w:t>
      </w:r>
      <w:r>
        <w:rPr>
          <w:rFonts w:hint="default"/>
          <w:lang w:eastAsia="zh-Hans"/>
        </w:rPr>
        <w:t>-TIME</w:t>
      </w:r>
      <w:r>
        <w:rPr>
          <w:rFonts w:hint="eastAsia"/>
          <w:lang w:val="en-US" w:eastAsia="zh-Hans"/>
        </w:rPr>
        <w:t>和BR因为限定了流的传输时间范围</w:t>
      </w:r>
      <w:r>
        <w:rPr>
          <w:rFonts w:hint="default"/>
          <w:lang w:eastAsia="zh-Hans"/>
        </w:rPr>
        <w:t>，</w:t>
      </w:r>
      <w:r>
        <w:rPr>
          <w:rFonts w:hint="eastAsia"/>
          <w:lang w:val="en-US" w:eastAsia="zh-Hans"/>
        </w:rPr>
        <w:t>加快了求解速度</w:t>
      </w:r>
      <w:r>
        <w:rPr>
          <w:rFonts w:hint="default"/>
          <w:lang w:eastAsia="zh-Hans"/>
        </w:rPr>
        <w:t>，</w:t>
      </w:r>
      <w:r>
        <w:rPr>
          <w:rFonts w:hint="eastAsia"/>
          <w:lang w:val="en-US" w:eastAsia="zh-Hans"/>
        </w:rPr>
        <w:t>因此在所有九种流组合下</w:t>
      </w:r>
      <w:r>
        <w:rPr>
          <w:rFonts w:hint="default"/>
          <w:lang w:eastAsia="zh-Hans"/>
        </w:rPr>
        <w:t>，</w:t>
      </w:r>
      <w:r>
        <w:rPr>
          <w:rFonts w:hint="eastAsia"/>
          <w:lang w:val="en-US" w:eastAsia="zh-Hans"/>
        </w:rPr>
        <w:t>一轮重配置的平均计算时间均在</w:t>
      </w:r>
      <w:r>
        <w:rPr>
          <w:rFonts w:hint="default"/>
          <w:lang w:eastAsia="zh-Hans"/>
        </w:rPr>
        <w:t>10</w:t>
      </w:r>
      <w:r>
        <w:rPr>
          <w:rFonts w:hint="eastAsia"/>
          <w:lang w:val="en-US" w:eastAsia="zh-Hans"/>
        </w:rPr>
        <w:t>s以内</w:t>
      </w:r>
      <w:r>
        <w:rPr>
          <w:rFonts w:hint="default"/>
          <w:lang w:eastAsia="zh-Hans"/>
        </w:rPr>
        <w:t>，</w:t>
      </w:r>
      <w:r>
        <w:rPr>
          <w:rFonts w:hint="eastAsia"/>
          <w:lang w:val="en-US" w:eastAsia="zh-Hans"/>
        </w:rPr>
        <w:t>满足在线调度的秒级时间要求</w:t>
      </w:r>
      <w:r>
        <w:rPr>
          <w:rFonts w:hint="default"/>
          <w:lang w:eastAsia="zh-Hans"/>
        </w:rPr>
        <w:t>；</w:t>
      </w:r>
      <w:r>
        <w:rPr>
          <w:rFonts w:hint="eastAsia"/>
          <w:lang w:val="en-US" w:eastAsia="zh-Hans"/>
        </w:rPr>
        <w:t>而BR</w:t>
      </w:r>
      <w:r>
        <w:rPr>
          <w:rFonts w:hint="default"/>
          <w:lang w:eastAsia="zh-Hans"/>
        </w:rPr>
        <w:t>-PATH</w:t>
      </w:r>
      <w:r>
        <w:rPr>
          <w:rFonts w:hint="eastAsia"/>
          <w:lang w:val="en-US" w:eastAsia="zh-Hans"/>
        </w:rPr>
        <w:t>没有优化时间分配</w:t>
      </w:r>
      <w:r>
        <w:rPr>
          <w:rFonts w:hint="default"/>
          <w:lang w:eastAsia="zh-Hans"/>
        </w:rPr>
        <w:t>，</w:t>
      </w:r>
      <w:r>
        <w:rPr>
          <w:rFonts w:hint="eastAsia"/>
          <w:lang w:val="en-US" w:eastAsia="zh-Hans"/>
        </w:rPr>
        <w:t>所以在流周期和流大小组合范围较大时</w:t>
      </w:r>
      <w:r>
        <w:rPr>
          <w:rFonts w:hint="default"/>
          <w:lang w:eastAsia="zh-Hans"/>
        </w:rPr>
        <w:t>，</w:t>
      </w:r>
      <w:r>
        <w:rPr>
          <w:rFonts w:hint="eastAsia"/>
          <w:lang w:val="en-US" w:eastAsia="zh-Hans"/>
        </w:rPr>
        <w:t>计算复杂度会增加</w:t>
      </w:r>
      <w:r>
        <w:rPr>
          <w:rFonts w:hint="default"/>
          <w:lang w:eastAsia="zh-Hans"/>
        </w:rPr>
        <w:t>，</w:t>
      </w:r>
      <w:r>
        <w:rPr>
          <w:rFonts w:hint="eastAsia"/>
          <w:lang w:val="en-US" w:eastAsia="zh-Hans"/>
        </w:rPr>
        <w:t>因此重配置的计算时间也会较长</w:t>
      </w:r>
      <w:r>
        <w:rPr>
          <w:rFonts w:hint="default"/>
          <w:lang w:eastAsia="zh-Hans"/>
        </w:rPr>
        <w:t>，</w:t>
      </w:r>
      <w:r>
        <w:rPr>
          <w:rFonts w:hint="eastAsia"/>
          <w:lang w:val="en-US" w:eastAsia="zh-Hans"/>
        </w:rPr>
        <w:t>在组合</w:t>
      </w:r>
      <w:r>
        <w:rPr>
          <w:rFonts w:hint="default"/>
          <w:lang w:eastAsia="zh-Hans"/>
        </w:rPr>
        <w:t>7、</w:t>
      </w:r>
      <w:r>
        <w:rPr>
          <w:rFonts w:hint="eastAsia"/>
          <w:lang w:val="en-US" w:eastAsia="zh-Hans"/>
        </w:rPr>
        <w:t>组合</w:t>
      </w:r>
      <w:r>
        <w:rPr>
          <w:rFonts w:hint="default"/>
          <w:lang w:eastAsia="zh-Hans"/>
        </w:rPr>
        <w:t>8</w:t>
      </w:r>
      <w:r>
        <w:rPr>
          <w:rFonts w:hint="eastAsia"/>
          <w:lang w:val="en-US" w:eastAsia="zh-Hans"/>
        </w:rPr>
        <w:t>和组合</w:t>
      </w:r>
      <w:r>
        <w:rPr>
          <w:rFonts w:hint="default"/>
          <w:lang w:eastAsia="zh-Hans"/>
        </w:rPr>
        <w:t>9</w:t>
      </w:r>
      <w:r>
        <w:rPr>
          <w:rFonts w:hint="eastAsia"/>
          <w:lang w:val="en-US" w:eastAsia="zh-Hans"/>
        </w:rPr>
        <w:t>的情况下无法满足在线调度的秒级时间要求</w:t>
      </w:r>
      <w:r>
        <w:rPr>
          <w:rFonts w:hint="default"/>
          <w:lang w:eastAsia="zh-Hans"/>
        </w:rPr>
        <w:t>。</w:t>
      </w:r>
      <w:r>
        <w:rPr>
          <w:rFonts w:hint="eastAsia"/>
          <w:lang w:val="en-US" w:eastAsia="zh-Hans"/>
        </w:rPr>
        <w:t>但随着流周期和流大小的组合范围逐渐缩小</w:t>
      </w:r>
      <w:r>
        <w:rPr>
          <w:rFonts w:hint="default"/>
          <w:lang w:eastAsia="zh-Hans"/>
        </w:rPr>
        <w:t>，</w:t>
      </w:r>
      <w:r>
        <w:rPr>
          <w:rFonts w:hint="eastAsia"/>
          <w:lang w:val="en-US" w:eastAsia="zh-Hans"/>
        </w:rPr>
        <w:t>BR</w:t>
      </w:r>
      <w:r>
        <w:rPr>
          <w:rFonts w:hint="default"/>
          <w:lang w:eastAsia="zh-Hans"/>
        </w:rPr>
        <w:t>-PATH</w:t>
      </w:r>
      <w:r>
        <w:rPr>
          <w:rFonts w:hint="eastAsia"/>
          <w:lang w:val="en-US" w:eastAsia="zh-Hans"/>
        </w:rPr>
        <w:t>的计算时间也在减小</w:t>
      </w:r>
      <w:r>
        <w:rPr>
          <w:rFonts w:hint="default"/>
          <w:lang w:eastAsia="zh-Hans"/>
        </w:rPr>
        <w:t>，</w:t>
      </w:r>
      <w:r>
        <w:rPr>
          <w:rFonts w:hint="eastAsia"/>
          <w:lang w:val="en-US" w:eastAsia="zh-Hans"/>
        </w:rPr>
        <w:t>因此在其他流组合的情况下</w:t>
      </w:r>
      <w:r>
        <w:rPr>
          <w:rFonts w:hint="default"/>
          <w:lang w:eastAsia="zh-Hans"/>
        </w:rPr>
        <w:t>，</w:t>
      </w:r>
      <w:r>
        <w:rPr>
          <w:rFonts w:hint="eastAsia"/>
          <w:lang w:val="en-US" w:eastAsia="zh-Hans"/>
        </w:rPr>
        <w:t>BR</w:t>
      </w:r>
      <w:r>
        <w:rPr>
          <w:rFonts w:hint="default"/>
          <w:lang w:eastAsia="zh-Hans"/>
        </w:rPr>
        <w:t>-PATH</w:t>
      </w:r>
      <w:r>
        <w:rPr>
          <w:rFonts w:hint="eastAsia"/>
          <w:lang w:val="en-US" w:eastAsia="zh-Hans"/>
        </w:rPr>
        <w:t>逐渐能够满足在线调度的时间要求</w:t>
      </w:r>
      <w:r>
        <w:rPr>
          <w:rFonts w:hint="default"/>
          <w:lang w:eastAsia="zh-Hans"/>
        </w:rPr>
        <w:t>。（4）</w:t>
      </w:r>
      <w:r>
        <w:rPr>
          <w:rFonts w:hint="eastAsia"/>
          <w:lang w:val="en-US" w:eastAsia="zh-Hans"/>
        </w:rPr>
        <w:t>传输时间范围方差方面</w:t>
      </w:r>
      <w:r>
        <w:rPr>
          <w:rFonts w:hint="default"/>
          <w:lang w:eastAsia="zh-Hans"/>
        </w:rPr>
        <w:t>，</w:t>
      </w:r>
      <w:r>
        <w:rPr>
          <w:rFonts w:hint="eastAsia"/>
          <w:lang w:val="en-US" w:eastAsia="zh-Hans"/>
        </w:rPr>
        <w:t>由于BR</w:t>
      </w:r>
      <w:r>
        <w:rPr>
          <w:rFonts w:hint="default"/>
          <w:lang w:eastAsia="zh-Hans"/>
        </w:rPr>
        <w:t>-TIME</w:t>
      </w:r>
      <w:r>
        <w:rPr>
          <w:rFonts w:hint="eastAsia"/>
          <w:lang w:val="en-US" w:eastAsia="zh-Hans"/>
        </w:rPr>
        <w:t>和BR将流的传输时间均匀分布到各个时间范围中，因此BR</w:t>
      </w:r>
      <w:r>
        <w:rPr>
          <w:rFonts w:hint="default"/>
          <w:lang w:eastAsia="zh-Hans"/>
        </w:rPr>
        <w:t>-TIME</w:t>
      </w:r>
      <w:r>
        <w:rPr>
          <w:rFonts w:hint="eastAsia"/>
          <w:lang w:val="en-US" w:eastAsia="zh-Hans"/>
        </w:rPr>
        <w:t>和BR显著降低了传输时间范围方差</w:t>
      </w:r>
      <w:r>
        <w:rPr>
          <w:rFonts w:hint="default"/>
          <w:lang w:eastAsia="zh-Hans"/>
        </w:rPr>
        <w:t>，</w:t>
      </w:r>
      <w:r>
        <w:rPr>
          <w:rFonts w:hint="eastAsia"/>
          <w:lang w:val="en-US" w:eastAsia="zh-Hans"/>
        </w:rPr>
        <w:t>使得流的分布更加均匀</w:t>
      </w:r>
      <w:r>
        <w:rPr>
          <w:rFonts w:hint="default"/>
          <w:lang w:eastAsia="zh-Hans"/>
        </w:rPr>
        <w:t>。</w:t>
      </w:r>
      <w:r>
        <w:rPr>
          <w:rFonts w:hint="eastAsia"/>
          <w:lang w:val="en-US" w:eastAsia="zh-Hans"/>
        </w:rPr>
        <w:t>BR</w:t>
      </w:r>
      <w:r>
        <w:rPr>
          <w:rFonts w:hint="default"/>
          <w:lang w:eastAsia="zh-Hans"/>
        </w:rPr>
        <w:t>-PATH</w:t>
      </w:r>
      <w:r>
        <w:rPr>
          <w:rFonts w:hint="eastAsia"/>
          <w:lang w:val="en-US" w:eastAsia="zh-Hans"/>
        </w:rPr>
        <w:t>并未优化时间分配</w:t>
      </w:r>
      <w:r>
        <w:rPr>
          <w:rFonts w:hint="default"/>
          <w:lang w:eastAsia="zh-Hans"/>
        </w:rPr>
        <w:t>，</w:t>
      </w:r>
      <w:r>
        <w:rPr>
          <w:rFonts w:hint="eastAsia"/>
          <w:lang w:val="en-US" w:eastAsia="zh-Hans"/>
        </w:rPr>
        <w:t>因此该指标与IRAS处于同一个数量级</w:t>
      </w:r>
      <w:r>
        <w:rPr>
          <w:rFonts w:hint="default"/>
          <w:lang w:eastAsia="zh-Hans"/>
        </w:rPr>
        <w:t>。（5）</w:t>
      </w:r>
      <w:r>
        <w:rPr>
          <w:rFonts w:hint="eastAsia"/>
          <w:lang w:val="en-US" w:eastAsia="zh-Hans"/>
        </w:rPr>
        <w:t>随着流周期和流大小的组合范围的增大</w:t>
      </w:r>
      <w:r>
        <w:rPr>
          <w:rFonts w:hint="default"/>
          <w:lang w:eastAsia="zh-Hans"/>
        </w:rPr>
        <w:t>，</w:t>
      </w:r>
      <w:r>
        <w:rPr>
          <w:rFonts w:hint="eastAsia"/>
          <w:lang w:val="en-US" w:eastAsia="zh-Hans"/>
        </w:rPr>
        <w:t>BR</w:t>
      </w:r>
      <w:r>
        <w:rPr>
          <w:rFonts w:hint="default"/>
          <w:lang w:eastAsia="zh-Hans"/>
        </w:rPr>
        <w:t>-</w:t>
      </w:r>
      <w:r>
        <w:rPr>
          <w:rFonts w:hint="eastAsia"/>
          <w:lang w:val="en-US" w:eastAsia="zh-Hans"/>
        </w:rPr>
        <w:t>TIME在吞吐率和调度成功的流数量方面的提升效果整体呈现出增强的趋势</w:t>
      </w:r>
      <w:r>
        <w:rPr>
          <w:rFonts w:hint="default"/>
          <w:lang w:eastAsia="zh-Hans"/>
        </w:rPr>
        <w:t>，</w:t>
      </w:r>
      <w:r>
        <w:rPr>
          <w:rFonts w:hint="eastAsia"/>
          <w:lang w:val="en-US" w:eastAsia="zh-Hans"/>
        </w:rPr>
        <w:t>吞吐率提升范围在</w:t>
      </w:r>
      <w:r>
        <w:rPr>
          <w:rFonts w:hint="default"/>
          <w:lang w:eastAsia="zh-Hans"/>
        </w:rPr>
        <w:t>0</w:t>
      </w:r>
      <w:r>
        <w:rPr>
          <w:rFonts w:hint="eastAsia"/>
          <w:lang w:val="en-US" w:eastAsia="zh-Hans"/>
        </w:rPr>
        <w:t>.</w:t>
      </w:r>
      <w:r>
        <w:rPr>
          <w:rFonts w:hint="default"/>
          <w:lang w:eastAsia="zh-Hans"/>
        </w:rPr>
        <w:t>84%～14</w:t>
      </w:r>
      <w:r>
        <w:rPr>
          <w:rFonts w:hint="eastAsia"/>
          <w:lang w:val="en-US" w:eastAsia="zh-Hans"/>
        </w:rPr>
        <w:t>.</w:t>
      </w:r>
      <w:r>
        <w:rPr>
          <w:rFonts w:hint="default"/>
          <w:lang w:eastAsia="zh-Hans"/>
        </w:rPr>
        <w:t>66%，</w:t>
      </w:r>
      <w:r>
        <w:rPr>
          <w:rFonts w:hint="eastAsia"/>
          <w:lang w:val="en-US" w:eastAsia="zh-Hans"/>
        </w:rPr>
        <w:t>流数量提升范围在</w:t>
      </w:r>
      <w:r>
        <w:rPr>
          <w:rFonts w:hint="default"/>
          <w:lang w:eastAsia="zh-Hans"/>
        </w:rPr>
        <w:t>-4</w:t>
      </w:r>
      <w:r>
        <w:rPr>
          <w:rFonts w:hint="eastAsia"/>
          <w:lang w:val="en-US" w:eastAsia="zh-Hans"/>
        </w:rPr>
        <w:t>.</w:t>
      </w:r>
      <w:r>
        <w:rPr>
          <w:rFonts w:hint="default"/>
          <w:lang w:eastAsia="zh-Hans"/>
        </w:rPr>
        <w:t>43%～4</w:t>
      </w:r>
      <w:r>
        <w:rPr>
          <w:rFonts w:hint="eastAsia"/>
          <w:lang w:val="en-US" w:eastAsia="zh-Hans"/>
        </w:rPr>
        <w:t>.</w:t>
      </w:r>
      <w:r>
        <w:rPr>
          <w:rFonts w:hint="default"/>
          <w:lang w:eastAsia="zh-Hans"/>
        </w:rPr>
        <w:t>71%。（6）</w:t>
      </w:r>
      <w:r>
        <w:rPr>
          <w:rFonts w:hint="eastAsia"/>
          <w:lang w:val="en-US" w:eastAsia="zh-Hans"/>
        </w:rPr>
        <w:t>随着流周期和流大小的组合范围的增大</w:t>
      </w:r>
      <w:r>
        <w:rPr>
          <w:rFonts w:hint="default"/>
          <w:lang w:eastAsia="zh-Hans"/>
        </w:rPr>
        <w:t>，</w:t>
      </w:r>
      <w:r>
        <w:rPr>
          <w:rFonts w:hint="eastAsia"/>
          <w:lang w:val="en-US" w:eastAsia="zh-Hans"/>
        </w:rPr>
        <w:t>BR</w:t>
      </w:r>
      <w:r>
        <w:rPr>
          <w:rFonts w:hint="default"/>
          <w:lang w:eastAsia="zh-Hans"/>
        </w:rPr>
        <w:t>-</w:t>
      </w:r>
      <w:r>
        <w:rPr>
          <w:rFonts w:hint="eastAsia"/>
          <w:lang w:val="en-US" w:eastAsia="zh-Hans"/>
        </w:rPr>
        <w:t>PATH在吞吐率和流数量方面没有呈现出明显规律</w:t>
      </w:r>
      <w:r>
        <w:rPr>
          <w:rFonts w:hint="default"/>
          <w:lang w:eastAsia="zh-Hans"/>
        </w:rPr>
        <w:t>，</w:t>
      </w:r>
      <w:r>
        <w:rPr>
          <w:rFonts w:hint="eastAsia"/>
          <w:lang w:val="en-US" w:eastAsia="zh-Hans"/>
        </w:rPr>
        <w:t>吞吐率提升范围在</w:t>
      </w:r>
      <w:r>
        <w:rPr>
          <w:rFonts w:hint="default"/>
          <w:lang w:eastAsia="zh-Hans"/>
        </w:rPr>
        <w:t>0</w:t>
      </w:r>
      <w:r>
        <w:rPr>
          <w:rFonts w:hint="eastAsia"/>
          <w:lang w:val="en-US" w:eastAsia="zh-Hans"/>
        </w:rPr>
        <w:t>.</w:t>
      </w:r>
      <w:r>
        <w:rPr>
          <w:rFonts w:hint="default"/>
          <w:lang w:eastAsia="zh-Hans"/>
        </w:rPr>
        <w:t>42%～0</w:t>
      </w:r>
      <w:r>
        <w:rPr>
          <w:rFonts w:hint="eastAsia"/>
          <w:lang w:val="en-US" w:eastAsia="zh-Hans"/>
        </w:rPr>
        <w:t>.</w:t>
      </w:r>
      <w:r>
        <w:rPr>
          <w:rFonts w:hint="default"/>
          <w:lang w:eastAsia="zh-Hans"/>
        </w:rPr>
        <w:t>98%，</w:t>
      </w:r>
      <w:r>
        <w:rPr>
          <w:rFonts w:hint="eastAsia"/>
          <w:lang w:val="en-US" w:eastAsia="zh-Hans"/>
        </w:rPr>
        <w:t>流数量提升范围在</w:t>
      </w:r>
      <w:r>
        <w:rPr>
          <w:rFonts w:hint="default"/>
          <w:lang w:eastAsia="zh-Hans"/>
        </w:rPr>
        <w:t>0</w:t>
      </w:r>
      <w:r>
        <w:rPr>
          <w:rFonts w:hint="eastAsia"/>
          <w:lang w:val="en-US" w:eastAsia="zh-Hans"/>
        </w:rPr>
        <w:t>.</w:t>
      </w:r>
      <w:r>
        <w:rPr>
          <w:rFonts w:hint="default"/>
          <w:lang w:eastAsia="zh-Hans"/>
        </w:rPr>
        <w:t>13%～0.72%。</w:t>
      </w:r>
    </w:p>
    <w:p>
      <w:pPr>
        <w:ind w:firstLine="420" w:firstLineChars="0"/>
        <w:jc w:val="left"/>
        <w:rPr>
          <w:rFonts w:hint="default" w:ascii="Times New Roman" w:hAnsi="Times New Roman"/>
          <w:lang w:eastAsia="zh-Hans"/>
        </w:rPr>
      </w:pPr>
      <w:r>
        <w:rPr>
          <w:rFonts w:hint="eastAsia"/>
          <w:lang w:val="en-US" w:eastAsia="zh-Hans"/>
        </w:rPr>
        <w:t>对于实验</w:t>
      </w:r>
      <w:r>
        <w:rPr>
          <w:rFonts w:hint="eastAsia" w:ascii="Times New Roman" w:hAnsi="Times New Roman"/>
          <w:lang w:val="en-US" w:eastAsia="zh-CN"/>
        </w:rPr>
        <w:t>④</w:t>
      </w:r>
      <w:r>
        <w:rPr>
          <w:rFonts w:hint="default" w:ascii="Times New Roman" w:hAnsi="Times New Roman"/>
          <w:lang w:eastAsia="zh-CN"/>
        </w:rPr>
        <w:t>，</w:t>
      </w:r>
      <w:r>
        <w:rPr>
          <w:rFonts w:hint="eastAsia" w:ascii="Times New Roman" w:hAnsi="Times New Roman"/>
          <w:lang w:val="en-US" w:eastAsia="zh-Hans"/>
        </w:rPr>
        <w:t>对IRAS</w:t>
      </w:r>
      <w:r>
        <w:rPr>
          <w:rFonts w:hint="default" w:ascii="Times New Roman" w:hAnsi="Times New Roman"/>
          <w:lang w:eastAsia="zh-Hans"/>
        </w:rPr>
        <w:t>、</w:t>
      </w:r>
      <w:r>
        <w:rPr>
          <w:rFonts w:hint="eastAsia"/>
          <w:lang w:val="en-US" w:eastAsia="zh-Hans"/>
        </w:rPr>
        <w:t>批量重配置</w:t>
      </w:r>
      <w:r>
        <w:rPr>
          <w:rFonts w:hint="default"/>
          <w:lang w:eastAsia="zh-Hans"/>
        </w:rPr>
        <w:t>（</w:t>
      </w:r>
      <w:r>
        <w:rPr>
          <w:rFonts w:hint="eastAsia"/>
          <w:lang w:val="en-US" w:eastAsia="zh-Hans"/>
        </w:rPr>
        <w:t>BR</w:t>
      </w:r>
      <w:r>
        <w:rPr>
          <w:rFonts w:hint="default"/>
          <w:lang w:eastAsia="zh-Hans"/>
        </w:rPr>
        <w:t>）</w:t>
      </w:r>
      <w:r>
        <w:rPr>
          <w:rFonts w:hint="default" w:ascii="Times New Roman" w:hAnsi="Times New Roman"/>
          <w:lang w:eastAsia="zh-Hans"/>
        </w:rPr>
        <w:t>、</w:t>
      </w:r>
      <w:r>
        <w:rPr>
          <w:rFonts w:hint="eastAsia" w:ascii="Times New Roman" w:hAnsi="Times New Roman"/>
          <w:lang w:val="en-US" w:eastAsia="zh-Hans"/>
        </w:rPr>
        <w:t>全局重配置</w:t>
      </w:r>
      <w:r>
        <w:rPr>
          <w:rFonts w:hint="default"/>
          <w:lang w:eastAsia="zh-Hans"/>
        </w:rPr>
        <w:t>（</w:t>
      </w:r>
      <w:r>
        <w:rPr>
          <w:rFonts w:hint="eastAsia"/>
          <w:lang w:val="en-US" w:eastAsia="zh-Hans"/>
        </w:rPr>
        <w:t>GR</w:t>
      </w:r>
      <w:r>
        <w:rPr>
          <w:rFonts w:hint="default"/>
          <w:lang w:eastAsia="zh-Hans"/>
        </w:rPr>
        <w:t>）</w:t>
      </w:r>
      <w:r>
        <w:rPr>
          <w:rFonts w:hint="eastAsia" w:ascii="Times New Roman" w:hAnsi="Times New Roman"/>
          <w:lang w:val="en-US" w:eastAsia="zh-Hans"/>
        </w:rPr>
        <w:t>三种流调度机制进行对比</w:t>
      </w:r>
      <w:r>
        <w:rPr>
          <w:rFonts w:hint="default" w:ascii="Times New Roman" w:hAnsi="Times New Roman"/>
          <w:lang w:eastAsia="zh-Hans"/>
        </w:rPr>
        <w:t>，</w:t>
      </w:r>
      <w:r>
        <w:rPr>
          <w:rFonts w:hint="eastAsia" w:ascii="Times New Roman" w:hAnsi="Times New Roman"/>
          <w:lang w:val="en-US" w:eastAsia="zh-Hans"/>
        </w:rPr>
        <w:t>实验结果如下图所示</w:t>
      </w:r>
      <w:r>
        <w:rPr>
          <w:rFonts w:hint="default" w:ascii="Times New Roman" w:hAnsi="Times New Roman"/>
          <w:lang w:eastAsia="zh-Hans"/>
        </w:rPr>
        <w:t>。</w:t>
      </w:r>
    </w:p>
    <w:p>
      <w:pPr>
        <w:jc w:val="both"/>
      </w:pPr>
      <w:r>
        <w:drawing>
          <wp:inline distT="0" distB="0" distL="114300" distR="114300">
            <wp:extent cx="5321935" cy="2927985"/>
            <wp:effectExtent l="6350" t="6350" r="31115" b="12065"/>
            <wp:docPr id="27"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pPr>
        <w:jc w:val="center"/>
        <w:rPr>
          <w:rFonts w:hint="eastAsia" w:ascii="Times New Roman" w:hAnsi="Times New Roman"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1</w:t>
      </w:r>
      <w:r>
        <w:rPr>
          <w:rFonts w:hint="default" w:eastAsia="楷体"/>
          <w:szCs w:val="24"/>
          <w:lang w:eastAsia="zh-Hans"/>
        </w:rPr>
        <w:t>6</w:t>
      </w:r>
      <w:r>
        <w:rPr>
          <w:rFonts w:hint="default" w:ascii="Times New Roman" w:hAnsi="Times New Roman" w:eastAsia="楷体"/>
          <w:szCs w:val="24"/>
          <w:lang w:eastAsia="zh-Hans"/>
        </w:rPr>
        <w:t xml:space="preserve"> </w:t>
      </w:r>
      <w:r>
        <w:rPr>
          <w:rFonts w:hint="eastAsia" w:eastAsia="楷体"/>
          <w:szCs w:val="24"/>
          <w:lang w:val="en-US" w:eastAsia="zh-Hans"/>
        </w:rPr>
        <w:t>IRAS</w:t>
      </w:r>
      <w:r>
        <w:rPr>
          <w:rFonts w:hint="default" w:eastAsia="楷体"/>
          <w:szCs w:val="24"/>
          <w:lang w:eastAsia="zh-Hans"/>
        </w:rPr>
        <w:t>、</w:t>
      </w:r>
      <w:r>
        <w:rPr>
          <w:rFonts w:hint="eastAsia" w:eastAsia="楷体"/>
          <w:szCs w:val="24"/>
          <w:lang w:val="en-US" w:eastAsia="zh-Hans"/>
        </w:rPr>
        <w:t>BR和GR吞吐率</w:t>
      </w:r>
      <w:r>
        <w:rPr>
          <w:rFonts w:hint="eastAsia" w:ascii="Times New Roman" w:hAnsi="Times New Roman" w:eastAsia="楷体"/>
          <w:szCs w:val="24"/>
          <w:lang w:val="en-US" w:eastAsia="zh-Hans"/>
        </w:rPr>
        <w:t>对比</w:t>
      </w:r>
    </w:p>
    <w:p>
      <w:pPr>
        <w:jc w:val="both"/>
      </w:pPr>
      <w:r>
        <w:drawing>
          <wp:inline distT="0" distB="0" distL="114300" distR="114300">
            <wp:extent cx="5279390" cy="2760345"/>
            <wp:effectExtent l="6350" t="6350" r="22860" b="27305"/>
            <wp:docPr id="2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pPr>
        <w:jc w:val="center"/>
        <w:rPr>
          <w:rFonts w:hint="eastAsia" w:ascii="Times New Roman" w:hAnsi="Times New Roman"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 xml:space="preserve">17 </w:t>
      </w:r>
      <w:r>
        <w:rPr>
          <w:rFonts w:hint="eastAsia" w:eastAsia="楷体"/>
          <w:szCs w:val="24"/>
          <w:lang w:val="en-US" w:eastAsia="zh-Hans"/>
        </w:rPr>
        <w:t>IRAS</w:t>
      </w:r>
      <w:r>
        <w:rPr>
          <w:rFonts w:hint="default" w:eastAsia="楷体"/>
          <w:szCs w:val="24"/>
          <w:lang w:eastAsia="zh-Hans"/>
        </w:rPr>
        <w:t>、</w:t>
      </w:r>
      <w:r>
        <w:rPr>
          <w:rFonts w:hint="eastAsia" w:eastAsia="楷体"/>
          <w:szCs w:val="24"/>
          <w:lang w:val="en-US" w:eastAsia="zh-Hans"/>
        </w:rPr>
        <w:t>BR和GR</w:t>
      </w:r>
      <w:r>
        <w:rPr>
          <w:rFonts w:hint="eastAsia" w:ascii="Times New Roman" w:hAnsi="Times New Roman" w:eastAsia="楷体"/>
          <w:szCs w:val="24"/>
          <w:lang w:val="en-US" w:eastAsia="zh-Hans"/>
        </w:rPr>
        <w:t>调度成功的流数量对比</w:t>
      </w:r>
    </w:p>
    <w:p>
      <w:pPr>
        <w:jc w:val="both"/>
      </w:pPr>
      <w:r>
        <w:drawing>
          <wp:inline distT="0" distB="0" distL="114300" distR="114300">
            <wp:extent cx="5281930" cy="2884170"/>
            <wp:effectExtent l="6350" t="6350" r="20320" b="30480"/>
            <wp:docPr id="30"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pPr>
        <w:jc w:val="center"/>
        <w:rPr>
          <w:rFonts w:hint="eastAsia" w:ascii="Times New Roman" w:hAnsi="Times New Roman"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18</w:t>
      </w:r>
      <w:r>
        <w:rPr>
          <w:rFonts w:hint="default" w:ascii="Times New Roman" w:hAnsi="Times New Roman" w:eastAsia="楷体"/>
          <w:szCs w:val="24"/>
          <w:lang w:eastAsia="zh-Hans"/>
        </w:rPr>
        <w:t xml:space="preserve"> </w:t>
      </w:r>
      <w:r>
        <w:rPr>
          <w:rFonts w:hint="eastAsia" w:eastAsia="楷体"/>
          <w:szCs w:val="24"/>
          <w:lang w:val="en-US" w:eastAsia="zh-Hans"/>
        </w:rPr>
        <w:t>IRAS</w:t>
      </w:r>
      <w:r>
        <w:rPr>
          <w:rFonts w:hint="default" w:eastAsia="楷体"/>
          <w:szCs w:val="24"/>
          <w:lang w:eastAsia="zh-Hans"/>
        </w:rPr>
        <w:t>、</w:t>
      </w:r>
      <w:r>
        <w:rPr>
          <w:rFonts w:hint="eastAsia" w:eastAsia="楷体"/>
          <w:szCs w:val="24"/>
          <w:lang w:val="en-US" w:eastAsia="zh-Hans"/>
        </w:rPr>
        <w:t>BR和GR</w:t>
      </w:r>
      <w:r>
        <w:rPr>
          <w:rFonts w:hint="eastAsia" w:ascii="Times New Roman" w:hAnsi="Times New Roman" w:eastAsia="楷体"/>
          <w:szCs w:val="24"/>
          <w:lang w:val="en-US" w:eastAsia="zh-Hans"/>
        </w:rPr>
        <w:t>一轮重配置</w:t>
      </w:r>
      <w:r>
        <w:rPr>
          <w:rFonts w:hint="eastAsia" w:eastAsia="楷体"/>
          <w:szCs w:val="24"/>
          <w:lang w:val="en-US" w:eastAsia="zh-Hans"/>
        </w:rPr>
        <w:t>平均计算</w:t>
      </w:r>
      <w:r>
        <w:rPr>
          <w:rFonts w:hint="eastAsia" w:ascii="Times New Roman" w:hAnsi="Times New Roman" w:eastAsia="楷体"/>
          <w:szCs w:val="24"/>
          <w:lang w:val="en-US" w:eastAsia="zh-Hans"/>
        </w:rPr>
        <w:t>时间对比</w:t>
      </w:r>
    </w:p>
    <w:p>
      <w:pPr>
        <w:jc w:val="center"/>
      </w:pPr>
      <w:r>
        <w:drawing>
          <wp:inline distT="0" distB="0" distL="114300" distR="114300">
            <wp:extent cx="5267325" cy="2109470"/>
            <wp:effectExtent l="6350" t="6350" r="9525" b="17780"/>
            <wp:docPr id="31"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pPr>
        <w:jc w:val="center"/>
        <w:rPr>
          <w:rFonts w:hint="default" w:ascii="Times New Roman" w:hAnsi="Times New Roman"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19</w:t>
      </w:r>
      <w:r>
        <w:rPr>
          <w:rFonts w:hint="default" w:ascii="Times New Roman" w:hAnsi="Times New Roman" w:eastAsia="楷体"/>
          <w:szCs w:val="24"/>
          <w:lang w:eastAsia="zh-Hans"/>
        </w:rPr>
        <w:t xml:space="preserve"> </w:t>
      </w:r>
      <w:r>
        <w:rPr>
          <w:rFonts w:hint="eastAsia" w:eastAsia="楷体"/>
          <w:szCs w:val="24"/>
          <w:lang w:val="en-US" w:eastAsia="zh-Hans"/>
        </w:rPr>
        <w:t>IRAS</w:t>
      </w:r>
      <w:r>
        <w:rPr>
          <w:rFonts w:hint="default" w:eastAsia="楷体"/>
          <w:szCs w:val="24"/>
          <w:lang w:eastAsia="zh-Hans"/>
        </w:rPr>
        <w:t>、</w:t>
      </w:r>
      <w:r>
        <w:rPr>
          <w:rFonts w:hint="eastAsia" w:eastAsia="楷体"/>
          <w:szCs w:val="24"/>
          <w:lang w:val="en-US" w:eastAsia="zh-Hans"/>
        </w:rPr>
        <w:t>BR和GR的传输时间范围</w:t>
      </w:r>
      <w:r>
        <w:rPr>
          <w:rFonts w:hint="eastAsia" w:ascii="Times New Roman" w:hAnsi="Times New Roman" w:eastAsia="楷体"/>
          <w:szCs w:val="24"/>
          <w:lang w:val="en-US" w:eastAsia="zh-Hans"/>
        </w:rPr>
        <w:t>方差</w:t>
      </w:r>
    </w:p>
    <w:p>
      <w:pPr>
        <w:ind w:firstLine="420" w:firstLineChars="0"/>
        <w:jc w:val="left"/>
        <w:rPr>
          <w:rFonts w:hint="default"/>
          <w:lang w:eastAsia="zh-Hans"/>
        </w:rPr>
      </w:pPr>
      <w:r>
        <w:rPr>
          <w:rFonts w:hint="eastAsia"/>
          <w:lang w:val="en-US" w:eastAsia="zh-Hans"/>
        </w:rPr>
        <w:t>从以上实验结果可以看出</w:t>
      </w:r>
      <w:r>
        <w:rPr>
          <w:rFonts w:hint="default"/>
          <w:lang w:eastAsia="zh-Hans"/>
        </w:rPr>
        <w:t>：（1）</w:t>
      </w:r>
      <w:r>
        <w:rPr>
          <w:rFonts w:hint="eastAsia"/>
          <w:lang w:val="en-US" w:eastAsia="zh-Hans"/>
        </w:rPr>
        <w:t>在</w:t>
      </w:r>
      <w:r>
        <w:rPr>
          <w:rFonts w:hint="default"/>
          <w:lang w:eastAsia="zh-Hans"/>
        </w:rPr>
        <w:t>20</w:t>
      </w:r>
      <w:r>
        <w:rPr>
          <w:rFonts w:hint="eastAsia"/>
          <w:lang w:val="en-US" w:eastAsia="zh-Hans"/>
        </w:rPr>
        <w:t>条流</w:t>
      </w:r>
      <w:r>
        <w:rPr>
          <w:rFonts w:hint="default"/>
          <w:lang w:eastAsia="zh-Hans"/>
        </w:rPr>
        <w:t>、25</w:t>
      </w:r>
      <w:r>
        <w:rPr>
          <w:rFonts w:hint="eastAsia"/>
          <w:lang w:val="en-US" w:eastAsia="zh-Hans"/>
        </w:rPr>
        <w:t>条流和</w:t>
      </w:r>
      <w:r>
        <w:rPr>
          <w:rFonts w:hint="default"/>
          <w:lang w:eastAsia="zh-Hans"/>
        </w:rPr>
        <w:t>30</w:t>
      </w:r>
      <w:r>
        <w:rPr>
          <w:rFonts w:hint="eastAsia"/>
          <w:lang w:val="en-US" w:eastAsia="zh-Hans"/>
        </w:rPr>
        <w:t>条流的情况下</w:t>
      </w:r>
      <w:r>
        <w:rPr>
          <w:rFonts w:hint="default"/>
          <w:lang w:eastAsia="zh-Hans"/>
        </w:rPr>
        <w:t>，</w:t>
      </w:r>
      <w:r>
        <w:rPr>
          <w:rFonts w:hint="eastAsia"/>
          <w:lang w:val="en-US" w:eastAsia="zh-Hans"/>
        </w:rPr>
        <w:t>BR方案和GR方案在吞吐率和调度成功的流数量上均相同</w:t>
      </w:r>
      <w:r>
        <w:rPr>
          <w:rFonts w:hint="default"/>
          <w:lang w:eastAsia="zh-Hans"/>
        </w:rPr>
        <w:t>。（2）</w:t>
      </w:r>
      <w:r>
        <w:rPr>
          <w:rFonts w:hint="eastAsia"/>
          <w:lang w:val="en-US" w:eastAsia="zh-Hans"/>
        </w:rPr>
        <w:t>在一轮重配置平均计算时间上</w:t>
      </w:r>
      <w:r>
        <w:rPr>
          <w:rFonts w:hint="default"/>
          <w:lang w:eastAsia="zh-Hans"/>
        </w:rPr>
        <w:t>，</w:t>
      </w:r>
      <w:r>
        <w:rPr>
          <w:rFonts w:hint="eastAsia"/>
          <w:lang w:val="en-US" w:eastAsia="zh-Hans"/>
        </w:rPr>
        <w:t>BR的时间稳定在</w:t>
      </w:r>
      <w:r>
        <w:rPr>
          <w:rFonts w:hint="default"/>
          <w:lang w:eastAsia="zh-Hans"/>
        </w:rPr>
        <w:t>0</w:t>
      </w:r>
      <w:r>
        <w:rPr>
          <w:rFonts w:hint="eastAsia"/>
          <w:lang w:val="en-US" w:eastAsia="zh-Hans"/>
        </w:rPr>
        <w:t>.</w:t>
      </w:r>
      <w:r>
        <w:rPr>
          <w:rFonts w:hint="default"/>
          <w:lang w:eastAsia="zh-Hans"/>
        </w:rPr>
        <w:t>2</w:t>
      </w:r>
      <w:r>
        <w:rPr>
          <w:rFonts w:hint="eastAsia"/>
          <w:lang w:val="en-US" w:eastAsia="zh-Hans"/>
        </w:rPr>
        <w:t>s左右</w:t>
      </w:r>
      <w:r>
        <w:rPr>
          <w:rFonts w:hint="default"/>
          <w:lang w:eastAsia="zh-Hans"/>
        </w:rPr>
        <w:t>，</w:t>
      </w:r>
      <w:r>
        <w:rPr>
          <w:rFonts w:hint="eastAsia"/>
          <w:lang w:val="en-US" w:eastAsia="zh-Hans"/>
        </w:rPr>
        <w:t>而GR的一轮重配置平均计算时间随着流数量的提升而急剧增长</w:t>
      </w:r>
      <w:r>
        <w:rPr>
          <w:rFonts w:hint="default"/>
          <w:lang w:eastAsia="zh-Hans"/>
        </w:rPr>
        <w:t>，</w:t>
      </w:r>
      <w:r>
        <w:rPr>
          <w:rFonts w:hint="eastAsia"/>
          <w:lang w:val="en-US" w:eastAsia="zh-Hans"/>
        </w:rPr>
        <w:t>无法满足在线调度的要求</w:t>
      </w:r>
      <w:r>
        <w:rPr>
          <w:rFonts w:hint="default"/>
          <w:lang w:eastAsia="zh-Hans"/>
        </w:rPr>
        <w:t>，</w:t>
      </w:r>
      <w:r>
        <w:rPr>
          <w:rFonts w:hint="eastAsia"/>
          <w:lang w:val="en-US" w:eastAsia="zh-Hans"/>
        </w:rPr>
        <w:t>且在</w:t>
      </w:r>
      <w:r>
        <w:rPr>
          <w:rFonts w:hint="default"/>
          <w:lang w:eastAsia="zh-Hans"/>
        </w:rPr>
        <w:t>35</w:t>
      </w:r>
      <w:r>
        <w:rPr>
          <w:rFonts w:hint="eastAsia"/>
          <w:lang w:val="en-US" w:eastAsia="zh-Hans"/>
        </w:rPr>
        <w:t>条流时</w:t>
      </w:r>
      <w:r>
        <w:rPr>
          <w:rFonts w:hint="default"/>
          <w:lang w:eastAsia="zh-Hans"/>
        </w:rPr>
        <w:t>，</w:t>
      </w:r>
      <w:r>
        <w:rPr>
          <w:rFonts w:hint="eastAsia"/>
          <w:lang w:val="en-US" w:eastAsia="zh-Hans"/>
        </w:rPr>
        <w:t>GR方案在</w:t>
      </w:r>
      <w:r>
        <w:rPr>
          <w:rFonts w:hint="default"/>
          <w:lang w:eastAsia="zh-Hans"/>
        </w:rPr>
        <w:t>24</w:t>
      </w:r>
      <w:r>
        <w:rPr>
          <w:rFonts w:hint="eastAsia"/>
          <w:lang w:val="en-US" w:eastAsia="zh-Hans"/>
        </w:rPr>
        <w:t>小时之后没有返回计算结果</w:t>
      </w:r>
      <w:r>
        <w:rPr>
          <w:rFonts w:hint="default"/>
          <w:lang w:eastAsia="zh-Hans"/>
        </w:rPr>
        <w:t>。（3）</w:t>
      </w:r>
      <w:r>
        <w:rPr>
          <w:rFonts w:hint="eastAsia"/>
          <w:lang w:val="en-US" w:eastAsia="zh-Hans"/>
        </w:rPr>
        <w:t>在传输时间范围方差上</w:t>
      </w:r>
      <w:r>
        <w:rPr>
          <w:rFonts w:hint="default"/>
          <w:lang w:eastAsia="zh-Hans"/>
        </w:rPr>
        <w:t>，</w:t>
      </w:r>
      <w:r>
        <w:rPr>
          <w:rFonts w:hint="eastAsia"/>
          <w:lang w:val="en-US" w:eastAsia="zh-Hans"/>
        </w:rPr>
        <w:t>BR和GR均可以有效减小该指标</w:t>
      </w:r>
      <w:r>
        <w:rPr>
          <w:rFonts w:hint="default"/>
          <w:lang w:eastAsia="zh-Hans"/>
        </w:rPr>
        <w:t>，</w:t>
      </w:r>
      <w:r>
        <w:rPr>
          <w:rFonts w:hint="eastAsia"/>
          <w:lang w:val="en-US" w:eastAsia="zh-Hans"/>
        </w:rPr>
        <w:t>使得流的调度时间均匀到各个传输时间范围中</w:t>
      </w:r>
      <w:r>
        <w:rPr>
          <w:rFonts w:hint="default"/>
          <w:lang w:eastAsia="zh-Hans"/>
        </w:rPr>
        <w:t>。</w:t>
      </w:r>
    </w:p>
    <w:p>
      <w:pPr>
        <w:ind w:firstLine="420" w:firstLineChars="0"/>
        <w:jc w:val="left"/>
        <w:rPr>
          <w:rFonts w:hint="default"/>
          <w:lang w:eastAsia="zh-Hans"/>
        </w:rPr>
      </w:pPr>
      <w:r>
        <w:rPr>
          <w:rFonts w:hint="eastAsia"/>
          <w:lang w:val="en-US" w:eastAsia="zh-Hans"/>
        </w:rPr>
        <w:t>对于实验</w:t>
      </w:r>
      <w:r>
        <w:rPr>
          <w:rFonts w:hint="eastAsia" w:ascii="Times New Roman" w:hAnsi="Times New Roman"/>
          <w:lang w:val="en-US" w:eastAsia="zh-CN"/>
        </w:rPr>
        <w:t>⑤</w:t>
      </w:r>
      <w:r>
        <w:rPr>
          <w:rFonts w:hint="default"/>
          <w:lang w:eastAsia="zh-CN"/>
        </w:rPr>
        <w:t>，</w:t>
      </w:r>
      <w:r>
        <w:rPr>
          <w:rFonts w:hint="eastAsia"/>
          <w:lang w:val="en-US" w:eastAsia="zh-Hans"/>
        </w:rPr>
        <w:t>本发明调度了</w:t>
      </w:r>
      <w:r>
        <w:rPr>
          <w:rFonts w:hint="default"/>
          <w:lang w:eastAsia="zh-Hans"/>
        </w:rPr>
        <w:t>200</w:t>
      </w:r>
      <w:r>
        <w:rPr>
          <w:rFonts w:hint="eastAsia"/>
          <w:lang w:val="en-US" w:eastAsia="zh-Hans"/>
        </w:rPr>
        <w:t>条流</w:t>
      </w:r>
      <w:r>
        <w:rPr>
          <w:rFonts w:hint="default"/>
          <w:lang w:eastAsia="zh-Hans"/>
        </w:rPr>
        <w:t>，</w:t>
      </w:r>
      <w:r>
        <w:rPr>
          <w:rFonts w:hint="eastAsia"/>
          <w:lang w:val="en-US" w:eastAsia="zh-Hans"/>
        </w:rPr>
        <w:t>并且分析了IRAS</w:t>
      </w:r>
      <w:r>
        <w:rPr>
          <w:rFonts w:hint="default"/>
          <w:lang w:eastAsia="zh-Hans"/>
        </w:rPr>
        <w:t>、BR、</w:t>
      </w:r>
      <w:r>
        <w:rPr>
          <w:rFonts w:hint="eastAsia"/>
          <w:lang w:val="en-US" w:eastAsia="zh-Hans"/>
        </w:rPr>
        <w:t>分组全局重配置</w:t>
      </w:r>
      <w:r>
        <w:rPr>
          <w:rFonts w:hint="default"/>
          <w:lang w:eastAsia="zh-Hans"/>
        </w:rPr>
        <w:t>（</w:t>
      </w:r>
      <w:r>
        <w:rPr>
          <w:rFonts w:hint="eastAsia"/>
          <w:lang w:val="en-US" w:eastAsia="zh-Hans"/>
        </w:rPr>
        <w:t>GRBG</w:t>
      </w:r>
      <w:r>
        <w:rPr>
          <w:rFonts w:hint="default"/>
          <w:lang w:eastAsia="zh-Hans"/>
        </w:rPr>
        <w:t>）</w:t>
      </w:r>
      <w:r>
        <w:rPr>
          <w:rFonts w:hint="eastAsia"/>
          <w:lang w:val="en-US" w:eastAsia="zh-Hans"/>
        </w:rPr>
        <w:t>的调度效果</w:t>
      </w:r>
      <w:r>
        <w:rPr>
          <w:rFonts w:hint="default"/>
          <w:lang w:eastAsia="zh-Hans"/>
        </w:rPr>
        <w:t>。</w:t>
      </w:r>
      <w:r>
        <w:rPr>
          <w:rFonts w:hint="eastAsia"/>
          <w:lang w:val="en-US" w:eastAsia="zh-Hans"/>
        </w:rPr>
        <w:t>在分组全局重配置中</w:t>
      </w:r>
      <w:r>
        <w:rPr>
          <w:rFonts w:hint="default"/>
          <w:lang w:eastAsia="zh-Hans"/>
        </w:rPr>
        <w:t>，</w:t>
      </w:r>
      <w:r>
        <w:rPr>
          <w:rFonts w:hint="eastAsia"/>
          <w:lang w:val="en-US" w:eastAsia="zh-Hans"/>
        </w:rPr>
        <w:t>我们设置分组的大小分别为</w:t>
      </w:r>
      <w:r>
        <w:rPr>
          <w:rFonts w:hint="default"/>
          <w:lang w:eastAsia="zh-Hans"/>
        </w:rPr>
        <w:t>10，15，20</w:t>
      </w:r>
      <w:r>
        <w:rPr>
          <w:rFonts w:hint="eastAsia"/>
          <w:lang w:val="en-US" w:eastAsia="zh-Hans"/>
        </w:rPr>
        <w:t>和</w:t>
      </w:r>
      <w:r>
        <w:rPr>
          <w:rFonts w:hint="default"/>
          <w:lang w:eastAsia="zh-Hans"/>
        </w:rPr>
        <w:t>25，</w:t>
      </w:r>
      <w:r>
        <w:rPr>
          <w:rFonts w:hint="eastAsia"/>
          <w:lang w:val="en-US" w:eastAsia="zh-Hans"/>
        </w:rPr>
        <w:t>实验结果如下图所示</w:t>
      </w:r>
      <w:r>
        <w:rPr>
          <w:rFonts w:hint="default"/>
          <w:lang w:eastAsia="zh-Hans"/>
        </w:rPr>
        <w:t>。</w:t>
      </w:r>
    </w:p>
    <w:p>
      <w:pPr>
        <w:jc w:val="both"/>
        <w:rPr>
          <w:rFonts w:hint="default" w:ascii="Times New Roman" w:hAnsi="Times New Roman" w:eastAsia="楷体"/>
          <w:szCs w:val="24"/>
          <w:lang w:val="en-US" w:eastAsia="zh-Hans"/>
        </w:rPr>
      </w:pPr>
      <w:r>
        <w:drawing>
          <wp:inline distT="0" distB="0" distL="114300" distR="114300">
            <wp:extent cx="5302885" cy="2916555"/>
            <wp:effectExtent l="6350" t="6350" r="24765" b="2349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pPr>
        <w:ind w:firstLine="420" w:firstLineChars="0"/>
        <w:jc w:val="center"/>
        <w:rPr>
          <w:rFonts w:hint="eastAsia" w:ascii="Times New Roman" w:hAnsi="Times New Roman"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2</w:t>
      </w:r>
      <w:r>
        <w:rPr>
          <w:rFonts w:hint="default" w:eastAsia="楷体"/>
          <w:szCs w:val="24"/>
          <w:lang w:eastAsia="zh-Hans"/>
        </w:rPr>
        <w:t>0</w:t>
      </w:r>
      <w:r>
        <w:rPr>
          <w:rFonts w:hint="default" w:ascii="Times New Roman" w:hAnsi="Times New Roman" w:eastAsia="楷体"/>
          <w:szCs w:val="24"/>
          <w:lang w:eastAsia="zh-Hans"/>
        </w:rPr>
        <w:t xml:space="preserve"> </w:t>
      </w:r>
      <w:r>
        <w:rPr>
          <w:rFonts w:hint="eastAsia" w:ascii="Times New Roman" w:hAnsi="Times New Roman" w:eastAsia="楷体"/>
          <w:szCs w:val="24"/>
          <w:lang w:val="en-US" w:eastAsia="zh-Hans"/>
        </w:rPr>
        <w:t>IRAS</w:t>
      </w:r>
      <w:r>
        <w:rPr>
          <w:rFonts w:hint="default" w:ascii="Times New Roman" w:hAnsi="Times New Roman" w:eastAsia="楷体"/>
          <w:szCs w:val="24"/>
          <w:lang w:eastAsia="zh-Hans"/>
        </w:rPr>
        <w:t>、BR</w:t>
      </w:r>
      <w:r>
        <w:rPr>
          <w:rFonts w:hint="eastAsia" w:eastAsia="楷体"/>
          <w:szCs w:val="24"/>
          <w:lang w:val="en-US" w:eastAsia="zh-Hans"/>
        </w:rPr>
        <w:t>和不同分组的</w:t>
      </w:r>
      <w:r>
        <w:rPr>
          <w:rFonts w:hint="eastAsia" w:ascii="Times New Roman" w:hAnsi="Times New Roman" w:eastAsia="楷体"/>
          <w:szCs w:val="24"/>
          <w:lang w:val="en-US" w:eastAsia="zh-Hans"/>
        </w:rPr>
        <w:t>GRBG</w:t>
      </w:r>
      <w:r>
        <w:rPr>
          <w:rFonts w:hint="eastAsia" w:eastAsia="楷体"/>
          <w:szCs w:val="24"/>
          <w:lang w:val="en-US" w:eastAsia="zh-Hans"/>
        </w:rPr>
        <w:t>吞吐率及</w:t>
      </w:r>
      <w:r>
        <w:rPr>
          <w:rFonts w:hint="eastAsia" w:ascii="Times New Roman" w:hAnsi="Times New Roman" w:eastAsia="楷体"/>
          <w:szCs w:val="24"/>
          <w:lang w:val="en-US" w:eastAsia="zh-Hans"/>
        </w:rPr>
        <w:t>增长率</w:t>
      </w:r>
    </w:p>
    <w:p>
      <w:pPr>
        <w:jc w:val="both"/>
      </w:pPr>
      <w:r>
        <w:drawing>
          <wp:inline distT="0" distB="0" distL="114300" distR="114300">
            <wp:extent cx="5302885" cy="2950210"/>
            <wp:effectExtent l="6350" t="6350" r="24765" b="1524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pPr>
        <w:ind w:firstLine="420" w:firstLineChars="0"/>
        <w:jc w:val="center"/>
        <w:rPr>
          <w:rFonts w:hint="eastAsia" w:ascii="Times New Roman" w:hAnsi="Times New Roman"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2</w:t>
      </w:r>
      <w:r>
        <w:rPr>
          <w:rFonts w:hint="default" w:eastAsia="楷体"/>
          <w:szCs w:val="24"/>
          <w:lang w:eastAsia="zh-Hans"/>
        </w:rPr>
        <w:t>1</w:t>
      </w:r>
      <w:r>
        <w:rPr>
          <w:rFonts w:hint="default" w:eastAsia="楷体"/>
          <w:szCs w:val="24"/>
          <w:lang w:eastAsia="zh-Hans"/>
        </w:rPr>
        <w:t xml:space="preserve"> </w:t>
      </w:r>
      <w:r>
        <w:rPr>
          <w:rFonts w:hint="eastAsia" w:ascii="Times New Roman" w:hAnsi="Times New Roman" w:eastAsia="楷体"/>
          <w:szCs w:val="24"/>
          <w:lang w:val="en-US" w:eastAsia="zh-Hans"/>
        </w:rPr>
        <w:t>IRAS</w:t>
      </w:r>
      <w:r>
        <w:rPr>
          <w:rFonts w:hint="default" w:ascii="Times New Roman" w:hAnsi="Times New Roman" w:eastAsia="楷体"/>
          <w:szCs w:val="24"/>
          <w:lang w:eastAsia="zh-Hans"/>
        </w:rPr>
        <w:t>、BR</w:t>
      </w:r>
      <w:r>
        <w:rPr>
          <w:rFonts w:hint="eastAsia" w:eastAsia="楷体"/>
          <w:szCs w:val="24"/>
          <w:lang w:val="en-US" w:eastAsia="zh-Hans"/>
        </w:rPr>
        <w:t>和不同分组的</w:t>
      </w:r>
      <w:r>
        <w:rPr>
          <w:rFonts w:hint="eastAsia" w:ascii="Times New Roman" w:hAnsi="Times New Roman" w:eastAsia="楷体"/>
          <w:szCs w:val="24"/>
          <w:lang w:val="en-US" w:eastAsia="zh-Hans"/>
        </w:rPr>
        <w:t>GRBG调度成功的流数量及增长率</w:t>
      </w:r>
    </w:p>
    <w:p>
      <w:pPr>
        <w:jc w:val="both"/>
      </w:pPr>
      <w:r>
        <w:drawing>
          <wp:inline distT="0" distB="0" distL="114300" distR="114300">
            <wp:extent cx="5286375" cy="2885440"/>
            <wp:effectExtent l="6350" t="6350" r="15875" b="2921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pPr>
        <w:ind w:firstLine="420" w:firstLineChars="0"/>
        <w:jc w:val="center"/>
        <w:rPr>
          <w:rFonts w:hint="eastAsia"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2</w:t>
      </w:r>
      <w:r>
        <w:rPr>
          <w:rFonts w:hint="default" w:eastAsia="楷体"/>
          <w:szCs w:val="24"/>
          <w:lang w:eastAsia="zh-Hans"/>
        </w:rPr>
        <w:t>2</w:t>
      </w:r>
      <w:r>
        <w:rPr>
          <w:rFonts w:hint="default" w:ascii="Times New Roman" w:hAnsi="Times New Roman" w:eastAsia="楷体"/>
          <w:szCs w:val="24"/>
          <w:lang w:eastAsia="zh-Hans"/>
        </w:rPr>
        <w:t xml:space="preserve"> </w:t>
      </w:r>
      <w:r>
        <w:rPr>
          <w:rFonts w:hint="eastAsia" w:ascii="Times New Roman" w:hAnsi="Times New Roman" w:eastAsia="楷体"/>
          <w:szCs w:val="24"/>
          <w:lang w:val="en-US" w:eastAsia="zh-Hans"/>
        </w:rPr>
        <w:t>IRAS</w:t>
      </w:r>
      <w:r>
        <w:rPr>
          <w:rFonts w:hint="default" w:ascii="Times New Roman" w:hAnsi="Times New Roman" w:eastAsia="楷体"/>
          <w:szCs w:val="24"/>
          <w:lang w:eastAsia="zh-Hans"/>
        </w:rPr>
        <w:t>、BR</w:t>
      </w:r>
      <w:r>
        <w:rPr>
          <w:rFonts w:hint="eastAsia" w:eastAsia="楷体"/>
          <w:szCs w:val="24"/>
          <w:lang w:val="en-US" w:eastAsia="zh-Hans"/>
        </w:rPr>
        <w:t>和不同分组的</w:t>
      </w:r>
      <w:r>
        <w:rPr>
          <w:rFonts w:hint="eastAsia" w:ascii="Times New Roman" w:hAnsi="Times New Roman" w:eastAsia="楷体"/>
          <w:szCs w:val="24"/>
          <w:lang w:val="en-US" w:eastAsia="zh-Hans"/>
        </w:rPr>
        <w:t>GRBG</w:t>
      </w:r>
      <w:r>
        <w:rPr>
          <w:rFonts w:hint="eastAsia" w:eastAsia="楷体"/>
          <w:szCs w:val="24"/>
          <w:lang w:val="en-US" w:eastAsia="zh-Hans"/>
        </w:rPr>
        <w:t>一轮重配置平均计算时间</w:t>
      </w:r>
    </w:p>
    <w:p>
      <w:pPr>
        <w:jc w:val="both"/>
        <w:rPr>
          <w:rFonts w:hint="eastAsia" w:eastAsia="楷体"/>
          <w:szCs w:val="24"/>
          <w:lang w:val="en-US" w:eastAsia="zh-Hans"/>
        </w:rPr>
      </w:pPr>
      <w:r>
        <w:drawing>
          <wp:inline distT="0" distB="0" distL="114300" distR="114300">
            <wp:extent cx="5295265" cy="2842260"/>
            <wp:effectExtent l="6350" t="6350" r="6985" b="21590"/>
            <wp:docPr id="7"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pPr>
        <w:ind w:firstLine="420" w:firstLineChars="0"/>
        <w:jc w:val="center"/>
        <w:rPr>
          <w:rFonts w:hint="default" w:eastAsia="楷体"/>
          <w:szCs w:val="24"/>
          <w:lang w:val="en-US" w:eastAsia="zh-Hans"/>
        </w:rPr>
      </w:pPr>
      <w:r>
        <w:rPr>
          <w:rFonts w:hint="eastAsia" w:ascii="Times New Roman" w:hAnsi="Times New Roman" w:eastAsia="楷体"/>
          <w:szCs w:val="24"/>
          <w:lang w:val="en-US" w:eastAsia="zh-Hans"/>
        </w:rPr>
        <w:t>图</w:t>
      </w:r>
      <w:r>
        <w:rPr>
          <w:rFonts w:hint="default" w:eastAsia="楷体"/>
          <w:szCs w:val="24"/>
          <w:lang w:eastAsia="zh-Hans"/>
        </w:rPr>
        <w:t>2</w:t>
      </w:r>
      <w:r>
        <w:rPr>
          <w:rFonts w:hint="default" w:eastAsia="楷体"/>
          <w:szCs w:val="24"/>
          <w:lang w:eastAsia="zh-Hans"/>
        </w:rPr>
        <w:t>3</w:t>
      </w:r>
      <w:r>
        <w:rPr>
          <w:rFonts w:hint="default" w:ascii="Times New Roman" w:hAnsi="Times New Roman" w:eastAsia="楷体"/>
          <w:szCs w:val="24"/>
          <w:lang w:eastAsia="zh-Hans"/>
        </w:rPr>
        <w:t xml:space="preserve"> </w:t>
      </w:r>
      <w:r>
        <w:rPr>
          <w:rFonts w:hint="eastAsia" w:ascii="Times New Roman" w:hAnsi="Times New Roman" w:eastAsia="楷体"/>
          <w:szCs w:val="24"/>
          <w:lang w:val="en-US" w:eastAsia="zh-Hans"/>
        </w:rPr>
        <w:t>IRAS</w:t>
      </w:r>
      <w:r>
        <w:rPr>
          <w:rFonts w:hint="default" w:ascii="Times New Roman" w:hAnsi="Times New Roman" w:eastAsia="楷体"/>
          <w:szCs w:val="24"/>
          <w:lang w:eastAsia="zh-Hans"/>
        </w:rPr>
        <w:t>、BR</w:t>
      </w:r>
      <w:r>
        <w:rPr>
          <w:rFonts w:hint="eastAsia" w:eastAsia="楷体"/>
          <w:szCs w:val="24"/>
          <w:lang w:val="en-US" w:eastAsia="zh-Hans"/>
        </w:rPr>
        <w:t>和不同分组的</w:t>
      </w:r>
      <w:r>
        <w:rPr>
          <w:rFonts w:hint="eastAsia" w:ascii="Times New Roman" w:hAnsi="Times New Roman" w:eastAsia="楷体"/>
          <w:szCs w:val="24"/>
          <w:lang w:val="en-US" w:eastAsia="zh-Hans"/>
        </w:rPr>
        <w:t>GRBG</w:t>
      </w:r>
      <w:r>
        <w:rPr>
          <w:rFonts w:hint="eastAsia" w:eastAsia="楷体"/>
          <w:szCs w:val="24"/>
          <w:lang w:val="en-US" w:eastAsia="zh-Hans"/>
        </w:rPr>
        <w:t>的传输时间范围方差</w:t>
      </w:r>
    </w:p>
    <w:p>
      <w:pPr>
        <w:ind w:firstLine="420" w:firstLineChars="0"/>
        <w:rPr>
          <w:rFonts w:hint="default"/>
        </w:rPr>
      </w:pPr>
      <w:r>
        <w:rPr>
          <w:rFonts w:hint="eastAsia"/>
          <w:lang w:val="en-US" w:eastAsia="zh-Hans"/>
        </w:rPr>
        <w:t>从以上结果可以看出</w:t>
      </w:r>
      <w:r>
        <w:rPr>
          <w:rFonts w:hint="default"/>
          <w:lang w:eastAsia="zh-Hans"/>
        </w:rPr>
        <w:t>：（1）</w:t>
      </w:r>
      <w:r>
        <w:rPr>
          <w:rFonts w:hint="eastAsia"/>
          <w:lang w:val="en-US" w:eastAsia="zh-Hans"/>
        </w:rPr>
        <w:t>在将流数量扩展到</w:t>
      </w:r>
      <w:r>
        <w:rPr>
          <w:rFonts w:hint="default"/>
          <w:lang w:eastAsia="zh-Hans"/>
        </w:rPr>
        <w:t>200</w:t>
      </w:r>
      <w:r>
        <w:rPr>
          <w:rFonts w:hint="eastAsia"/>
          <w:lang w:val="en-US" w:eastAsia="zh-Hans"/>
        </w:rPr>
        <w:t>条时</w:t>
      </w:r>
      <w:r>
        <w:rPr>
          <w:rFonts w:hint="default"/>
          <w:lang w:eastAsia="zh-Hans"/>
        </w:rPr>
        <w:t>，</w:t>
      </w:r>
      <w:r>
        <w:rPr>
          <w:rFonts w:hint="eastAsia"/>
          <w:lang w:val="en-US" w:eastAsia="zh-Hans"/>
        </w:rPr>
        <w:t>相比于最基础的IRAS算法</w:t>
      </w:r>
      <w:r>
        <w:rPr>
          <w:rFonts w:hint="default"/>
          <w:lang w:eastAsia="zh-Hans"/>
        </w:rPr>
        <w:t>，</w:t>
      </w:r>
      <w:r>
        <w:rPr>
          <w:rFonts w:hint="eastAsia"/>
          <w:lang w:val="en-US" w:eastAsia="zh-Hans"/>
        </w:rPr>
        <w:t>BR在吞吐率方面有大约</w:t>
      </w:r>
      <w:r>
        <w:rPr>
          <w:rFonts w:hint="default"/>
          <w:lang w:eastAsia="zh-Hans"/>
        </w:rPr>
        <w:t>1</w:t>
      </w:r>
      <w:r>
        <w:rPr>
          <w:rFonts w:hint="default"/>
          <w:lang w:eastAsia="zh-Hans"/>
        </w:rPr>
        <w:t>7</w:t>
      </w:r>
      <w:r>
        <w:rPr>
          <w:rFonts w:hint="default"/>
          <w:lang w:eastAsia="zh-Hans"/>
        </w:rPr>
        <w:t>%</w:t>
      </w:r>
      <w:r>
        <w:rPr>
          <w:rFonts w:hint="eastAsia"/>
          <w:lang w:val="en-US" w:eastAsia="zh-Hans"/>
        </w:rPr>
        <w:t>的提升</w:t>
      </w:r>
      <w:r>
        <w:rPr>
          <w:rFonts w:hint="default"/>
          <w:lang w:eastAsia="zh-Hans"/>
        </w:rPr>
        <w:t>，</w:t>
      </w:r>
      <w:r>
        <w:rPr>
          <w:rFonts w:hint="eastAsia"/>
          <w:lang w:val="en-US" w:eastAsia="zh-Hans"/>
        </w:rPr>
        <w:t>在流数量方面</w:t>
      </w:r>
      <w:r>
        <w:rPr>
          <w:rFonts w:hint="default"/>
          <w:lang w:eastAsia="zh-Hans"/>
        </w:rPr>
        <w:t>，</w:t>
      </w:r>
      <w:r>
        <w:rPr>
          <w:rFonts w:hint="eastAsia"/>
          <w:lang w:val="en-US" w:eastAsia="zh-Hans"/>
        </w:rPr>
        <w:t>提升了</w:t>
      </w:r>
      <w:r>
        <w:rPr>
          <w:rFonts w:hint="default"/>
          <w:lang w:eastAsia="zh-Hans"/>
        </w:rPr>
        <w:t>6</w:t>
      </w:r>
      <w:r>
        <w:rPr>
          <w:rFonts w:hint="eastAsia"/>
          <w:lang w:val="en-US" w:eastAsia="zh-Hans"/>
        </w:rPr>
        <w:t>.</w:t>
      </w:r>
      <w:r>
        <w:rPr>
          <w:rFonts w:hint="default"/>
          <w:lang w:eastAsia="zh-Hans"/>
        </w:rPr>
        <w:t>8%。</w:t>
      </w:r>
      <w:r>
        <w:rPr>
          <w:rFonts w:hint="eastAsia"/>
          <w:lang w:val="en-US" w:eastAsia="zh-Hans"/>
        </w:rPr>
        <w:t>相比于GRBG</w:t>
      </w:r>
      <w:r>
        <w:rPr>
          <w:rFonts w:hint="default"/>
          <w:lang w:eastAsia="zh-Hans"/>
        </w:rPr>
        <w:t>，</w:t>
      </w:r>
      <w:r>
        <w:rPr>
          <w:rFonts w:hint="eastAsia"/>
          <w:lang w:val="en-US" w:eastAsia="zh-Hans"/>
        </w:rPr>
        <w:t>BR在吞吐率上低</w:t>
      </w:r>
      <w:r>
        <w:rPr>
          <w:rFonts w:hint="default"/>
          <w:lang w:eastAsia="zh-Hans"/>
        </w:rPr>
        <w:t>1%～4</w:t>
      </w:r>
      <w:r>
        <w:rPr>
          <w:rFonts w:hint="default"/>
          <w:lang w:eastAsia="zh-Hans"/>
        </w:rPr>
        <w:t>%，</w:t>
      </w:r>
      <w:r>
        <w:rPr>
          <w:rFonts w:hint="eastAsia"/>
          <w:lang w:val="en-US" w:eastAsia="zh-Hans"/>
        </w:rPr>
        <w:t>在流数量上低</w:t>
      </w:r>
      <w:r>
        <w:rPr>
          <w:rFonts w:hint="default"/>
          <w:lang w:eastAsia="zh-Hans"/>
        </w:rPr>
        <w:t>1%～2%。（2）</w:t>
      </w:r>
      <w:r>
        <w:rPr>
          <w:rFonts w:hint="eastAsia"/>
          <w:lang w:val="en-US" w:eastAsia="zh-Hans"/>
        </w:rPr>
        <w:t>BR的一轮重配置平均计算时间在</w:t>
      </w:r>
      <w:r>
        <w:rPr>
          <w:rFonts w:hint="default"/>
          <w:lang w:eastAsia="zh-Hans"/>
        </w:rPr>
        <w:t>0</w:t>
      </w:r>
      <w:r>
        <w:rPr>
          <w:rFonts w:hint="eastAsia"/>
          <w:lang w:val="en-US" w:eastAsia="zh-Hans"/>
        </w:rPr>
        <w:t>.</w:t>
      </w:r>
      <w:r>
        <w:rPr>
          <w:rFonts w:hint="default"/>
          <w:lang w:eastAsia="zh-Hans"/>
        </w:rPr>
        <w:t>5</w:t>
      </w:r>
      <w:r>
        <w:rPr>
          <w:rFonts w:hint="eastAsia"/>
          <w:lang w:val="en-US" w:eastAsia="zh-Hans"/>
        </w:rPr>
        <w:t>s左右</w:t>
      </w:r>
      <w:r>
        <w:rPr>
          <w:rFonts w:hint="default"/>
          <w:lang w:eastAsia="zh-Hans"/>
        </w:rPr>
        <w:t>，</w:t>
      </w:r>
      <w:r>
        <w:rPr>
          <w:rFonts w:hint="eastAsia"/>
          <w:lang w:val="en-US" w:eastAsia="zh-Hans"/>
        </w:rPr>
        <w:t>满足在线调度的要求</w:t>
      </w:r>
      <w:r>
        <w:rPr>
          <w:rFonts w:hint="default"/>
          <w:lang w:eastAsia="zh-Hans"/>
        </w:rPr>
        <w:t>。</w:t>
      </w:r>
      <w:r>
        <w:rPr>
          <w:rFonts w:hint="eastAsia"/>
          <w:lang w:val="en-US" w:eastAsia="zh-Hans"/>
        </w:rPr>
        <w:t>GRBG的一轮重配置平均计算时间则随着分组数量的增大而急剧增长</w:t>
      </w:r>
      <w:r>
        <w:rPr>
          <w:rFonts w:hint="default"/>
          <w:lang w:eastAsia="zh-Hans"/>
        </w:rPr>
        <w:t>。</w:t>
      </w:r>
      <w:r>
        <w:rPr>
          <w:rFonts w:hint="eastAsia"/>
          <w:lang w:val="en-US" w:eastAsia="zh-Hans"/>
        </w:rPr>
        <w:t>在分组数量为</w:t>
      </w:r>
      <w:r>
        <w:rPr>
          <w:rFonts w:hint="default"/>
          <w:lang w:eastAsia="zh-Hans"/>
        </w:rPr>
        <w:t>25</w:t>
      </w:r>
      <w:r>
        <w:rPr>
          <w:rFonts w:hint="eastAsia"/>
          <w:lang w:val="en-US" w:eastAsia="zh-Hans"/>
        </w:rPr>
        <w:t>时</w:t>
      </w:r>
      <w:r>
        <w:rPr>
          <w:rFonts w:hint="default"/>
          <w:lang w:eastAsia="zh-Hans"/>
        </w:rPr>
        <w:t>，</w:t>
      </w:r>
      <w:r>
        <w:rPr>
          <w:rFonts w:hint="eastAsia"/>
          <w:lang w:val="en-US" w:eastAsia="zh-Hans"/>
        </w:rPr>
        <w:t>一轮重配置平均计算时间达到了</w:t>
      </w:r>
      <w:r>
        <w:rPr>
          <w:rFonts w:hint="default"/>
          <w:lang w:eastAsia="zh-Hans"/>
        </w:rPr>
        <w:t>140</w:t>
      </w:r>
      <w:r>
        <w:rPr>
          <w:rFonts w:hint="default"/>
          <w:lang w:eastAsia="zh-Hans"/>
        </w:rPr>
        <w:t>7</w:t>
      </w:r>
      <w:r>
        <w:rPr>
          <w:rFonts w:hint="eastAsia"/>
          <w:lang w:val="en-US" w:eastAsia="zh-Hans"/>
        </w:rPr>
        <w:t>s</w:t>
      </w:r>
      <w:r>
        <w:rPr>
          <w:rFonts w:hint="default"/>
          <w:lang w:eastAsia="zh-Hans"/>
        </w:rPr>
        <w:t>，</w:t>
      </w:r>
      <w:r>
        <w:rPr>
          <w:rFonts w:hint="eastAsia"/>
          <w:lang w:val="en-US" w:eastAsia="zh-Hans"/>
        </w:rPr>
        <w:t>无法满足在线调度场景的秒级时间要求</w:t>
      </w:r>
      <w:r>
        <w:rPr>
          <w:rFonts w:hint="default"/>
          <w:lang w:eastAsia="zh-Hans"/>
        </w:rPr>
        <w:t>。（3）</w:t>
      </w:r>
      <w:r>
        <w:rPr>
          <w:rFonts w:hint="eastAsia"/>
          <w:lang w:val="en-US" w:eastAsia="zh-Hans"/>
        </w:rPr>
        <w:t>BR和GRBG有效降低了传输时间范围方差</w:t>
      </w:r>
      <w:r>
        <w:rPr>
          <w:rFonts w:hint="default"/>
          <w:lang w:eastAsia="zh-Hans"/>
        </w:rPr>
        <w:t>，</w:t>
      </w:r>
      <w:r>
        <w:rPr>
          <w:rFonts w:hint="eastAsia"/>
          <w:lang w:val="en-US" w:eastAsia="zh-Hans"/>
        </w:rPr>
        <w:t>流的调度时间更加均匀</w:t>
      </w:r>
      <w:r>
        <w:rPr>
          <w:rFonts w:hint="default"/>
          <w:lang w:eastAsia="zh-Hans"/>
        </w:rPr>
        <w:t>。</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Heiti SC Light">
    <w:panose1 w:val="02000000000000000000"/>
    <w:charset w:val="88"/>
    <w:family w:val="auto"/>
    <w:pitch w:val="default"/>
    <w:sig w:usb0="00000000" w:usb1="00000000" w:usb2="00000000" w:usb3="00000000" w:csb0="0016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00000000" w:usb1="00000000" w:usb2="00000000" w:usb3="00000000" w:csb0="00160000" w:csb1="00000000"/>
  </w:font>
  <w:font w:name="DejaVu Math TeX Gyre">
    <w:panose1 w:val="02000503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00000000" w:usb1="00000000" w:usb2="00000000" w:usb3="00000000" w:csb0="00000000" w:csb1="00000000"/>
  </w:font>
  <w:font w:name="Verdana">
    <w:panose1 w:val="020B06040305040402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Unicode MS">
    <w:panose1 w:val="020B0604020202020204"/>
    <w:charset w:val="86"/>
    <w:family w:val="auto"/>
    <w:pitch w:val="default"/>
    <w:sig w:usb0="00000000" w:usb1="00000000" w:usb2="00000000" w:usb3="00000000" w:csb0="003E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50FF5B"/>
    <w:multiLevelType w:val="singleLevel"/>
    <w:tmpl w:val="BA50FF5B"/>
    <w:lvl w:ilvl="0" w:tentative="0">
      <w:start w:val="1"/>
      <w:numFmt w:val="decimal"/>
      <w:suff w:val="nothing"/>
      <w:lvlText w:val="%1）"/>
      <w:lvlJc w:val="left"/>
    </w:lvl>
  </w:abstractNum>
  <w:abstractNum w:abstractNumId="1">
    <w:nsid w:val="72508FAC"/>
    <w:multiLevelType w:val="singleLevel"/>
    <w:tmpl w:val="72508FAC"/>
    <w:lvl w:ilvl="0" w:tentative="0">
      <w:start w:val="2"/>
      <w:numFmt w:val="chineseCounting"/>
      <w:suff w:val="nothing"/>
      <w:lvlText w:val="（%1）"/>
      <w:lvlJc w:val="left"/>
      <w:rPr>
        <w:rFonts w:hint="eastAsia"/>
      </w:rPr>
    </w:lvl>
  </w:abstractNum>
  <w:abstractNum w:abstractNumId="2">
    <w:nsid w:val="7455391B"/>
    <w:multiLevelType w:val="multilevel"/>
    <w:tmpl w:val="7455391B"/>
    <w:lvl w:ilvl="0" w:tentative="0">
      <w:start w:val="1"/>
      <w:numFmt w:val="japaneseCounting"/>
      <w:lvlText w:val="%1、"/>
      <w:lvlJc w:val="left"/>
      <w:pPr>
        <w:ind w:left="504" w:hanging="504"/>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给他两个师他就敢打太原">
    <w15:presenceInfo w15:providerId="WPS Office" w15:userId="108212771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ZkY2ZlZjZlZjIyZTc4ZGE5NmY3ZDNmMTJhODExMzEifQ=="/>
  </w:docVars>
  <w:rsids>
    <w:rsidRoot w:val="00000000"/>
    <w:rsid w:val="0323260C"/>
    <w:rsid w:val="049A6DFE"/>
    <w:rsid w:val="079F29A8"/>
    <w:rsid w:val="07F61040"/>
    <w:rsid w:val="083525FC"/>
    <w:rsid w:val="0CFAC988"/>
    <w:rsid w:val="117D10D8"/>
    <w:rsid w:val="17AF9588"/>
    <w:rsid w:val="197F65DB"/>
    <w:rsid w:val="1ABF6C35"/>
    <w:rsid w:val="1B73F87E"/>
    <w:rsid w:val="1C2E98CA"/>
    <w:rsid w:val="1DB829C5"/>
    <w:rsid w:val="1DFFC29E"/>
    <w:rsid w:val="1FBF728F"/>
    <w:rsid w:val="22511634"/>
    <w:rsid w:val="22DED4F5"/>
    <w:rsid w:val="23D91B97"/>
    <w:rsid w:val="24FB5EE7"/>
    <w:rsid w:val="274BB575"/>
    <w:rsid w:val="27F1EEF5"/>
    <w:rsid w:val="280D2BAF"/>
    <w:rsid w:val="2E1D71E4"/>
    <w:rsid w:val="2EFD6528"/>
    <w:rsid w:val="2FBDD3A5"/>
    <w:rsid w:val="2FEFEDA6"/>
    <w:rsid w:val="2FFDB749"/>
    <w:rsid w:val="2FFF5709"/>
    <w:rsid w:val="319339DA"/>
    <w:rsid w:val="33FFC15E"/>
    <w:rsid w:val="35FFCB03"/>
    <w:rsid w:val="36DB53F1"/>
    <w:rsid w:val="388444BB"/>
    <w:rsid w:val="38BFE46A"/>
    <w:rsid w:val="38F7649B"/>
    <w:rsid w:val="3AF24548"/>
    <w:rsid w:val="3AFB0AE4"/>
    <w:rsid w:val="3B7FC6C3"/>
    <w:rsid w:val="3BDFF19F"/>
    <w:rsid w:val="3BE7D2B8"/>
    <w:rsid w:val="3DF3FB28"/>
    <w:rsid w:val="3EE84063"/>
    <w:rsid w:val="3F7D27C6"/>
    <w:rsid w:val="3F7FC00B"/>
    <w:rsid w:val="3F9E15FF"/>
    <w:rsid w:val="3FCFD5B4"/>
    <w:rsid w:val="3FDF0EEA"/>
    <w:rsid w:val="3FF7ABC9"/>
    <w:rsid w:val="401F4402"/>
    <w:rsid w:val="41DCB74D"/>
    <w:rsid w:val="43A5C6CF"/>
    <w:rsid w:val="447721B9"/>
    <w:rsid w:val="46B7464C"/>
    <w:rsid w:val="47280A93"/>
    <w:rsid w:val="47FEADB1"/>
    <w:rsid w:val="48DF0E89"/>
    <w:rsid w:val="4AFDD56A"/>
    <w:rsid w:val="4BD0CD89"/>
    <w:rsid w:val="4C3B7A33"/>
    <w:rsid w:val="4EBF3006"/>
    <w:rsid w:val="4F9ED048"/>
    <w:rsid w:val="50187219"/>
    <w:rsid w:val="53EF13A2"/>
    <w:rsid w:val="55574557"/>
    <w:rsid w:val="55FA39BE"/>
    <w:rsid w:val="56140EE1"/>
    <w:rsid w:val="56ED6F0B"/>
    <w:rsid w:val="57BE972E"/>
    <w:rsid w:val="57EA0BB6"/>
    <w:rsid w:val="57FBA0CA"/>
    <w:rsid w:val="57FD8E06"/>
    <w:rsid w:val="5A784914"/>
    <w:rsid w:val="5ABFC74C"/>
    <w:rsid w:val="5BF38C4A"/>
    <w:rsid w:val="5C3F6105"/>
    <w:rsid w:val="5CB84DB8"/>
    <w:rsid w:val="5CF50698"/>
    <w:rsid w:val="5D710D07"/>
    <w:rsid w:val="5DFB2E6A"/>
    <w:rsid w:val="5DFF5D6C"/>
    <w:rsid w:val="5ED7AE70"/>
    <w:rsid w:val="5EFC5A0A"/>
    <w:rsid w:val="5F59B442"/>
    <w:rsid w:val="5F7EDFFD"/>
    <w:rsid w:val="5F8E028E"/>
    <w:rsid w:val="5F8FD87A"/>
    <w:rsid w:val="5F98156A"/>
    <w:rsid w:val="5FA7732F"/>
    <w:rsid w:val="5FBF6C02"/>
    <w:rsid w:val="5FDE074D"/>
    <w:rsid w:val="5FDFED09"/>
    <w:rsid w:val="5FE7ABB6"/>
    <w:rsid w:val="5FEE176A"/>
    <w:rsid w:val="5FF7DC3C"/>
    <w:rsid w:val="5FFF7DE1"/>
    <w:rsid w:val="5FFFF0DD"/>
    <w:rsid w:val="5FFFF967"/>
    <w:rsid w:val="6257D179"/>
    <w:rsid w:val="627DE7D3"/>
    <w:rsid w:val="62FEED9F"/>
    <w:rsid w:val="66BF8D7A"/>
    <w:rsid w:val="66DC8F97"/>
    <w:rsid w:val="677E451C"/>
    <w:rsid w:val="67EEDCCC"/>
    <w:rsid w:val="67F63FFA"/>
    <w:rsid w:val="696F8520"/>
    <w:rsid w:val="69CB92AA"/>
    <w:rsid w:val="6A7E4BA4"/>
    <w:rsid w:val="6AB63D24"/>
    <w:rsid w:val="6AEFE64F"/>
    <w:rsid w:val="6B0D4103"/>
    <w:rsid w:val="6B7E456D"/>
    <w:rsid w:val="6BDE8383"/>
    <w:rsid w:val="6BE7CAFE"/>
    <w:rsid w:val="6BF9F8F0"/>
    <w:rsid w:val="6D9F5E09"/>
    <w:rsid w:val="6DE535B2"/>
    <w:rsid w:val="6DEB05F4"/>
    <w:rsid w:val="6DEB5532"/>
    <w:rsid w:val="6DFB11DE"/>
    <w:rsid w:val="6E778442"/>
    <w:rsid w:val="6EB74922"/>
    <w:rsid w:val="6ED43D35"/>
    <w:rsid w:val="6EE118C5"/>
    <w:rsid w:val="6EF9FF21"/>
    <w:rsid w:val="6EFFE734"/>
    <w:rsid w:val="6F7534CC"/>
    <w:rsid w:val="6FDF6E08"/>
    <w:rsid w:val="6FEF4D0C"/>
    <w:rsid w:val="6FF5667B"/>
    <w:rsid w:val="6FF989AF"/>
    <w:rsid w:val="6FFF82EA"/>
    <w:rsid w:val="72DFBBE6"/>
    <w:rsid w:val="737E0FF7"/>
    <w:rsid w:val="73DE3AA2"/>
    <w:rsid w:val="73E71AC4"/>
    <w:rsid w:val="74F44149"/>
    <w:rsid w:val="74F5EC6A"/>
    <w:rsid w:val="76D91EE4"/>
    <w:rsid w:val="76FF93BC"/>
    <w:rsid w:val="775FF80A"/>
    <w:rsid w:val="77A704C4"/>
    <w:rsid w:val="77AFC923"/>
    <w:rsid w:val="77B39A55"/>
    <w:rsid w:val="77D74562"/>
    <w:rsid w:val="77F3C65A"/>
    <w:rsid w:val="77F7045F"/>
    <w:rsid w:val="77FB02F0"/>
    <w:rsid w:val="77FFF520"/>
    <w:rsid w:val="781F11F2"/>
    <w:rsid w:val="78FF7F28"/>
    <w:rsid w:val="79DDE7AE"/>
    <w:rsid w:val="79FFF7AB"/>
    <w:rsid w:val="7ABD4C8E"/>
    <w:rsid w:val="7AD3AEC6"/>
    <w:rsid w:val="7B0825C1"/>
    <w:rsid w:val="7B6B9063"/>
    <w:rsid w:val="7BC7D25B"/>
    <w:rsid w:val="7BDD0FDB"/>
    <w:rsid w:val="7BE3C8A3"/>
    <w:rsid w:val="7BEE62BB"/>
    <w:rsid w:val="7BEF96A2"/>
    <w:rsid w:val="7BFA7BE9"/>
    <w:rsid w:val="7C2E7CC3"/>
    <w:rsid w:val="7C7BF3F5"/>
    <w:rsid w:val="7C7ED6D8"/>
    <w:rsid w:val="7CDF08AF"/>
    <w:rsid w:val="7CEFD700"/>
    <w:rsid w:val="7CFFBD17"/>
    <w:rsid w:val="7D6F37BC"/>
    <w:rsid w:val="7D9E4CB6"/>
    <w:rsid w:val="7DB6D246"/>
    <w:rsid w:val="7DBF36EE"/>
    <w:rsid w:val="7DF1DB4E"/>
    <w:rsid w:val="7DF68AC4"/>
    <w:rsid w:val="7E3EBE57"/>
    <w:rsid w:val="7E9B3BE8"/>
    <w:rsid w:val="7EB3FE62"/>
    <w:rsid w:val="7EF62D71"/>
    <w:rsid w:val="7EF715C4"/>
    <w:rsid w:val="7F37821D"/>
    <w:rsid w:val="7F7F7D03"/>
    <w:rsid w:val="7F7F9948"/>
    <w:rsid w:val="7F7FB804"/>
    <w:rsid w:val="7F9EB4B3"/>
    <w:rsid w:val="7FA7375F"/>
    <w:rsid w:val="7FB7C767"/>
    <w:rsid w:val="7FBC8029"/>
    <w:rsid w:val="7FBD0357"/>
    <w:rsid w:val="7FBFDAA3"/>
    <w:rsid w:val="7FD3EE69"/>
    <w:rsid w:val="7FD7D8A5"/>
    <w:rsid w:val="7FDDC685"/>
    <w:rsid w:val="7FDF2F49"/>
    <w:rsid w:val="7FDFC7B9"/>
    <w:rsid w:val="7FE4071B"/>
    <w:rsid w:val="7FEACAEC"/>
    <w:rsid w:val="7FEDC04A"/>
    <w:rsid w:val="7FEE61A4"/>
    <w:rsid w:val="7FEE799D"/>
    <w:rsid w:val="7FEF041E"/>
    <w:rsid w:val="7FEFAD63"/>
    <w:rsid w:val="7FF33681"/>
    <w:rsid w:val="7FF74AB8"/>
    <w:rsid w:val="7FFB2650"/>
    <w:rsid w:val="7FFBC1B1"/>
    <w:rsid w:val="7FFED929"/>
    <w:rsid w:val="7FFEFD30"/>
    <w:rsid w:val="7FFEFF3D"/>
    <w:rsid w:val="7FFF4C7F"/>
    <w:rsid w:val="7FFF98B0"/>
    <w:rsid w:val="7FFFCA53"/>
    <w:rsid w:val="7FFFDBC8"/>
    <w:rsid w:val="8EF73957"/>
    <w:rsid w:val="8FBBA888"/>
    <w:rsid w:val="8FFF0687"/>
    <w:rsid w:val="93F7E906"/>
    <w:rsid w:val="976DB127"/>
    <w:rsid w:val="97FE69F6"/>
    <w:rsid w:val="9BFDD6BB"/>
    <w:rsid w:val="9DE2DC0C"/>
    <w:rsid w:val="9E59D0ED"/>
    <w:rsid w:val="9EF74F27"/>
    <w:rsid w:val="9FB809BA"/>
    <w:rsid w:val="9FCE835E"/>
    <w:rsid w:val="A7F64C56"/>
    <w:rsid w:val="A7FD0A56"/>
    <w:rsid w:val="A9DDF803"/>
    <w:rsid w:val="AB9A5FA6"/>
    <w:rsid w:val="ABBF9303"/>
    <w:rsid w:val="AEEEDD67"/>
    <w:rsid w:val="AF3D9E5F"/>
    <w:rsid w:val="AF7D9E34"/>
    <w:rsid w:val="B5F57E8A"/>
    <w:rsid w:val="B6CD6BF1"/>
    <w:rsid w:val="B7AE4EA2"/>
    <w:rsid w:val="B7FE31D5"/>
    <w:rsid w:val="B8DF3647"/>
    <w:rsid w:val="BB731334"/>
    <w:rsid w:val="BDBF7C87"/>
    <w:rsid w:val="BDBFFA48"/>
    <w:rsid w:val="BDCFD718"/>
    <w:rsid w:val="BDDEF31B"/>
    <w:rsid w:val="BED764E4"/>
    <w:rsid w:val="BEEF64B5"/>
    <w:rsid w:val="BEEFB684"/>
    <w:rsid w:val="BEFE74FD"/>
    <w:rsid w:val="BF3F6529"/>
    <w:rsid w:val="BF5E580C"/>
    <w:rsid w:val="BF735009"/>
    <w:rsid w:val="BF7DAF9A"/>
    <w:rsid w:val="BF892A01"/>
    <w:rsid w:val="BFEE23C6"/>
    <w:rsid w:val="BFEF0BC5"/>
    <w:rsid w:val="BFF3A1CD"/>
    <w:rsid w:val="BFF3B908"/>
    <w:rsid w:val="BFFAF522"/>
    <w:rsid w:val="BFFE20E1"/>
    <w:rsid w:val="CBCD195A"/>
    <w:rsid w:val="CBF7648E"/>
    <w:rsid w:val="CEFF7B54"/>
    <w:rsid w:val="CFDECF9B"/>
    <w:rsid w:val="CFDF135B"/>
    <w:rsid w:val="CFF787A1"/>
    <w:rsid w:val="CFFA6F11"/>
    <w:rsid w:val="D2FE277A"/>
    <w:rsid w:val="D594035D"/>
    <w:rsid w:val="D6BEFE23"/>
    <w:rsid w:val="D77E14D5"/>
    <w:rsid w:val="D7CDCA69"/>
    <w:rsid w:val="D7DD5047"/>
    <w:rsid w:val="D9FB5E10"/>
    <w:rsid w:val="DB576F04"/>
    <w:rsid w:val="DBDE1722"/>
    <w:rsid w:val="DBFFAC58"/>
    <w:rsid w:val="DCBB9961"/>
    <w:rsid w:val="DCFBAAA2"/>
    <w:rsid w:val="DDF62AF2"/>
    <w:rsid w:val="DE7FAAE0"/>
    <w:rsid w:val="DEF593CD"/>
    <w:rsid w:val="DEFFBFA8"/>
    <w:rsid w:val="DF7C190D"/>
    <w:rsid w:val="DF961CF8"/>
    <w:rsid w:val="DFDFFBD6"/>
    <w:rsid w:val="DFEFCB9C"/>
    <w:rsid w:val="DFF8B855"/>
    <w:rsid w:val="DFF95CBA"/>
    <w:rsid w:val="DFFA15B0"/>
    <w:rsid w:val="DFFFB98F"/>
    <w:rsid w:val="E3DF6EDE"/>
    <w:rsid w:val="E3FEA621"/>
    <w:rsid w:val="E3FF9FCE"/>
    <w:rsid w:val="E5EFD3DD"/>
    <w:rsid w:val="E63DF31B"/>
    <w:rsid w:val="E76F69CE"/>
    <w:rsid w:val="E7776592"/>
    <w:rsid w:val="E77E3C57"/>
    <w:rsid w:val="E9FEACF6"/>
    <w:rsid w:val="EAE7A956"/>
    <w:rsid w:val="EB7E7151"/>
    <w:rsid w:val="EB9EE22F"/>
    <w:rsid w:val="EBB72E70"/>
    <w:rsid w:val="EC7B28AA"/>
    <w:rsid w:val="ECFF059E"/>
    <w:rsid w:val="EDD54687"/>
    <w:rsid w:val="EE1778AA"/>
    <w:rsid w:val="EE7F7BBC"/>
    <w:rsid w:val="EEEF61D8"/>
    <w:rsid w:val="EF774993"/>
    <w:rsid w:val="EF9D83CE"/>
    <w:rsid w:val="EFAFF1F8"/>
    <w:rsid w:val="EFBCFB6A"/>
    <w:rsid w:val="EFBF9EB2"/>
    <w:rsid w:val="EFD738D7"/>
    <w:rsid w:val="EFD77CC6"/>
    <w:rsid w:val="EFF71A03"/>
    <w:rsid w:val="EFF99A6B"/>
    <w:rsid w:val="EFFB71C3"/>
    <w:rsid w:val="EFFF18EE"/>
    <w:rsid w:val="EFFFB76A"/>
    <w:rsid w:val="F04F462F"/>
    <w:rsid w:val="F13F6FA9"/>
    <w:rsid w:val="F1F534F0"/>
    <w:rsid w:val="F3BFC544"/>
    <w:rsid w:val="F3EF8827"/>
    <w:rsid w:val="F5AA2E35"/>
    <w:rsid w:val="F5B9A177"/>
    <w:rsid w:val="F5DC3BE4"/>
    <w:rsid w:val="F65FFFB5"/>
    <w:rsid w:val="F6D64A92"/>
    <w:rsid w:val="F6FB3966"/>
    <w:rsid w:val="F7449E5B"/>
    <w:rsid w:val="F7EB1A80"/>
    <w:rsid w:val="F7EE72D4"/>
    <w:rsid w:val="F7FF8598"/>
    <w:rsid w:val="F7FFB2BD"/>
    <w:rsid w:val="F9D7EFDE"/>
    <w:rsid w:val="F9EF8722"/>
    <w:rsid w:val="FACBEC6B"/>
    <w:rsid w:val="FAE35A17"/>
    <w:rsid w:val="FB3FE742"/>
    <w:rsid w:val="FB78A1CE"/>
    <w:rsid w:val="FB9F6453"/>
    <w:rsid w:val="FB9F7162"/>
    <w:rsid w:val="FB9FD070"/>
    <w:rsid w:val="FBBF2FEA"/>
    <w:rsid w:val="FBDA81D4"/>
    <w:rsid w:val="FBEF07D4"/>
    <w:rsid w:val="FBEF52CB"/>
    <w:rsid w:val="FBFA3163"/>
    <w:rsid w:val="FBFEEFF5"/>
    <w:rsid w:val="FC44C507"/>
    <w:rsid w:val="FD5F6D05"/>
    <w:rsid w:val="FD7B3E15"/>
    <w:rsid w:val="FDB9434D"/>
    <w:rsid w:val="FDCFE91F"/>
    <w:rsid w:val="FDDFFBE9"/>
    <w:rsid w:val="FDE979FF"/>
    <w:rsid w:val="FDEC933A"/>
    <w:rsid w:val="FDED5BA6"/>
    <w:rsid w:val="FDEF4976"/>
    <w:rsid w:val="FDEFD69D"/>
    <w:rsid w:val="FDF72AF3"/>
    <w:rsid w:val="FDFF6E5D"/>
    <w:rsid w:val="FDFF9289"/>
    <w:rsid w:val="FDFFBF4E"/>
    <w:rsid w:val="FEDF42D1"/>
    <w:rsid w:val="FEDF93CB"/>
    <w:rsid w:val="FEE5E98F"/>
    <w:rsid w:val="FEF3E77A"/>
    <w:rsid w:val="FEFBA928"/>
    <w:rsid w:val="FEFD7942"/>
    <w:rsid w:val="FEFF6283"/>
    <w:rsid w:val="FF342ABB"/>
    <w:rsid w:val="FF397952"/>
    <w:rsid w:val="FF7F033D"/>
    <w:rsid w:val="FF96DD41"/>
    <w:rsid w:val="FFAF78F2"/>
    <w:rsid w:val="FFBF9850"/>
    <w:rsid w:val="FFC74440"/>
    <w:rsid w:val="FFC9719F"/>
    <w:rsid w:val="FFCF5E85"/>
    <w:rsid w:val="FFDBA030"/>
    <w:rsid w:val="FFDDC41A"/>
    <w:rsid w:val="FFDF3479"/>
    <w:rsid w:val="FFDF862D"/>
    <w:rsid w:val="FFE22241"/>
    <w:rsid w:val="FFEBB821"/>
    <w:rsid w:val="FFF302D8"/>
    <w:rsid w:val="FFF9CB4B"/>
    <w:rsid w:val="FFFE0DA3"/>
    <w:rsid w:val="FFFE88BF"/>
    <w:rsid w:val="FFFF09FD"/>
    <w:rsid w:val="FFFF6E79"/>
    <w:rsid w:val="FFFFA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qFormat/>
    <w:uiPriority w:val="9"/>
    <w:pPr>
      <w:spacing w:beforeLines="50"/>
      <w:outlineLvl w:val="0"/>
    </w:pPr>
    <w:rPr>
      <w:rFonts w:ascii="Heiti SC Light" w:eastAsia="Heiti SC Light" w:cs="Times New Roman"/>
      <w:b/>
      <w:szCs w:val="2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firstLine="420" w:firstLineChars="200"/>
    </w:pPr>
  </w:style>
  <w:style w:type="table" w:customStyle="1" w:styleId="9">
    <w:name w:val="Plain Table 3"/>
    <w:basedOn w:val="5"/>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chart" Target="charts/chart4.xml"/><Relationship Id="rId8" Type="http://schemas.openxmlformats.org/officeDocument/2006/relationships/chart" Target="charts/chart3.xml"/><Relationship Id="rId7" Type="http://schemas.openxmlformats.org/officeDocument/2006/relationships/chart" Target="charts/chart2.xml"/><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endnotes" Target="endnotes.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hart" Target="charts/chart23.xml"/><Relationship Id="rId27" Type="http://schemas.openxmlformats.org/officeDocument/2006/relationships/chart" Target="charts/chart22.xml"/><Relationship Id="rId26" Type="http://schemas.openxmlformats.org/officeDocument/2006/relationships/chart" Target="charts/chart21.xml"/><Relationship Id="rId25" Type="http://schemas.openxmlformats.org/officeDocument/2006/relationships/chart" Target="charts/chart20.xml"/><Relationship Id="rId24" Type="http://schemas.openxmlformats.org/officeDocument/2006/relationships/chart" Target="charts/chart19.xml"/><Relationship Id="rId23" Type="http://schemas.openxmlformats.org/officeDocument/2006/relationships/chart" Target="charts/chart18.xml"/><Relationship Id="rId22" Type="http://schemas.openxmlformats.org/officeDocument/2006/relationships/chart" Target="charts/chart17.xml"/><Relationship Id="rId21" Type="http://schemas.openxmlformats.org/officeDocument/2006/relationships/chart" Target="charts/chart16.xml"/><Relationship Id="rId20" Type="http://schemas.openxmlformats.org/officeDocument/2006/relationships/chart" Target="charts/chart15.xml"/><Relationship Id="rId2" Type="http://schemas.openxmlformats.org/officeDocument/2006/relationships/settings" Target="settings.xml"/><Relationship Id="rId19" Type="http://schemas.openxmlformats.org/officeDocument/2006/relationships/chart" Target="charts/chart14.xml"/><Relationship Id="rId18" Type="http://schemas.openxmlformats.org/officeDocument/2006/relationships/chart" Target="charts/chart13.xml"/><Relationship Id="rId17" Type="http://schemas.openxmlformats.org/officeDocument/2006/relationships/chart" Target="charts/chart12.xml"/><Relationship Id="rId16" Type="http://schemas.openxmlformats.org/officeDocument/2006/relationships/chart" Target="charts/chart11.xml"/><Relationship Id="rId15" Type="http://schemas.openxmlformats.org/officeDocument/2006/relationships/chart" Target="charts/chart10.xml"/><Relationship Id="rId14" Type="http://schemas.openxmlformats.org/officeDocument/2006/relationships/chart" Target="charts/chart9.xml"/><Relationship Id="rId13" Type="http://schemas.openxmlformats.org/officeDocument/2006/relationships/chart" Target="charts/chart8.xml"/><Relationship Id="rId12" Type="http://schemas.openxmlformats.org/officeDocument/2006/relationships/chart" Target="charts/chart7.xml"/><Relationship Id="rId11" Type="http://schemas.openxmlformats.org/officeDocument/2006/relationships/chart" Target="charts/chart6.xml"/><Relationship Id="rId10" Type="http://schemas.openxmlformats.org/officeDocument/2006/relationships/chart" Target="charts/chart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2.xml"/><Relationship Id="rId2" Type="http://schemas.microsoft.com/office/2011/relationships/chartStyle" Target="style22.xml"/><Relationship Id="rId1" Type="http://schemas.openxmlformats.org/officeDocument/2006/relationships/oleObject" Target="/Users/chentingwei/Desktop/yanjiushengbishe/&#32479;&#35745;&#32467;&#26524;/baseline1.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Users/chentingwei/Desktop/yanjiushengbishe/&#32479;&#35745;&#32467;&#26524;/baseline1.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Users/chentingwei/Desktop/yanjiushengbishe/&#32479;&#35745;&#32467;&#26524;/baseline1.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Users/chentingwei/Desktop/yanjiushengbishe/&#32479;&#35745;&#32467;&#26524;/baseline1.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17.xml"/><Relationship Id="rId2" Type="http://schemas.microsoft.com/office/2011/relationships/chartStyle" Target="style17.xml"/><Relationship Id="rId1" Type="http://schemas.openxmlformats.org/officeDocument/2006/relationships/oleObject" Target="/Users/chentingwei/Desktop/yanjiushengbishe/&#32479;&#35745;&#32467;&#26524;/baseline1.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Users/chentingwei/Desktop/yanjiushengbishe/&#32479;&#35745;&#32467;&#26524;/baseline1.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Users/chentingwei/Desktop/yanjiushengbishe/&#32479;&#35745;&#32467;&#26524;/baseline1.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Users/chentingwei/Desktop/yanjiushengbishe/&#32479;&#35745;&#32467;&#26524;/baseline1.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Users/chentingwei/Desktop/yanjiushengbishe/&#32479;&#35745;&#32467;&#26524;/baseline1.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Users/chentingwei/Desktop/yanjiushengbishe/&#32479;&#35745;&#32467;&#26524;/baseline1.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Users/chentingwei/Desktop/yanjiushengbishe/&#32479;&#35745;&#32467;&#26524;/baseline1.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Users/chentingwei/Desktop/yanjiushengbishe/&#32479;&#35745;&#32467;&#26524;/baseline1.xlsx"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15.xml"/><Relationship Id="rId2" Type="http://schemas.microsoft.com/office/2011/relationships/chartStyle" Target="style15.xml"/><Relationship Id="rId1" Type="http://schemas.openxmlformats.org/officeDocument/2006/relationships/oleObject" Target="/Users/chentingwei/Desktop/yanjiushengbishe/&#32479;&#35745;&#32467;&#26524;/baseline1.xlsx" TargetMode="External"/></Relationships>
</file>

<file path=word/charts/_rels/chart14.xml.rels><?xml version="1.0" encoding="UTF-8" standalone="yes"?>
<Relationships xmlns="http://schemas.openxmlformats.org/package/2006/relationships"><Relationship Id="rId3" Type="http://schemas.microsoft.com/office/2011/relationships/chartColorStyle" Target="colors20.xml"/><Relationship Id="rId2" Type="http://schemas.microsoft.com/office/2011/relationships/chartStyle" Target="style20.xml"/><Relationship Id="rId1" Type="http://schemas.openxmlformats.org/officeDocument/2006/relationships/oleObject" Target="/Users/chentingwei/Desktop/yanjiushengbishe/&#32479;&#35745;&#32467;&#26524;/baseline1.xlsx" TargetMode="External"/></Relationships>
</file>

<file path=word/charts/_rels/chart15.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Users/chentingwei/Desktop/yanjiushengbishe/&#32479;&#35745;&#32467;&#26524;/baseline1.xlsx" TargetMode="External"/></Relationships>
</file>

<file path=word/charts/_rels/chart16.xml.rels><?xml version="1.0" encoding="UTF-8" standalone="yes"?>
<Relationships xmlns="http://schemas.openxmlformats.org/package/2006/relationships"><Relationship Id="rId3" Type="http://schemas.microsoft.com/office/2011/relationships/chartColorStyle" Target="colors18.xml"/><Relationship Id="rId2" Type="http://schemas.microsoft.com/office/2011/relationships/chartStyle" Target="style18.xml"/><Relationship Id="rId1" Type="http://schemas.openxmlformats.org/officeDocument/2006/relationships/oleObject" Target="/Users/chentingwei/Desktop/yanjiushengbishe/&#32479;&#35745;&#32467;&#26524;/baseline2.xlsx" TargetMode="External"/></Relationships>
</file>

<file path=word/charts/_rels/chart17.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Users/chentingwei/Desktop/yanjiushengbishe/&#32479;&#35745;&#32467;&#26524;/baseline2.xlsx" TargetMode="External"/></Relationships>
</file>

<file path=word/charts/_rels/chart18.xml.rels><?xml version="1.0" encoding="UTF-8" standalone="yes"?>
<Relationships xmlns="http://schemas.openxmlformats.org/package/2006/relationships"><Relationship Id="rId3" Type="http://schemas.microsoft.com/office/2011/relationships/chartColorStyle" Target="colors21.xml"/><Relationship Id="rId2" Type="http://schemas.microsoft.com/office/2011/relationships/chartStyle" Target="style21.xml"/><Relationship Id="rId1" Type="http://schemas.openxmlformats.org/officeDocument/2006/relationships/oleObject" Target="/Users/chentingwei/Desktop/yanjiushengbishe/&#32479;&#35745;&#32467;&#26524;/baseline2.xlsx" TargetMode="External"/></Relationships>
</file>

<file path=word/charts/_rels/chart19.xml.rels><?xml version="1.0" encoding="UTF-8" standalone="yes"?>
<Relationships xmlns="http://schemas.openxmlformats.org/package/2006/relationships"><Relationship Id="rId3" Type="http://schemas.microsoft.com/office/2011/relationships/chartColorStyle" Target="colors16.xml"/><Relationship Id="rId2" Type="http://schemas.microsoft.com/office/2011/relationships/chartStyle" Target="style16.xml"/><Relationship Id="rId1" Type="http://schemas.openxmlformats.org/officeDocument/2006/relationships/oleObject" Target="/Users/chentingwei/Desktop/yanjiushengbishe/&#32479;&#35745;&#32467;&#26524;/baseline2.xlsx" TargetMode="External"/></Relationships>
</file>

<file path=word/charts/_rels/chart20.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Users/chentingwei/Desktop/yanjiushengbishe/&#32479;&#35745;&#32467;&#26524;/baseline3.xlsx" TargetMode="External"/></Relationships>
</file>

<file path=word/charts/_rels/chart21.xml.rels><?xml version="1.0" encoding="UTF-8" standalone="yes"?>
<Relationships xmlns="http://schemas.openxmlformats.org/package/2006/relationships"><Relationship Id="rId3" Type="http://schemas.microsoft.com/office/2011/relationships/chartColorStyle" Target="colors23.xml"/><Relationship Id="rId2" Type="http://schemas.microsoft.com/office/2011/relationships/chartStyle" Target="style23.xml"/><Relationship Id="rId1" Type="http://schemas.openxmlformats.org/officeDocument/2006/relationships/oleObject" Target="/Users/chentingwei/Desktop/yanjiushengbishe/&#32479;&#35745;&#32467;&#26524;/baseline3.xlsx" TargetMode="External"/></Relationships>
</file>

<file path=word/charts/_rels/chart22.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Users/chentingwei/Desktop/yanjiushengbishe/&#32479;&#35745;&#32467;&#26524;/baseline3.xlsx" TargetMode="External"/></Relationships>
</file>

<file path=word/charts/_rels/chart23.xml.rels><?xml version="1.0" encoding="UTF-8" standalone="yes"?>
<Relationships xmlns="http://schemas.openxmlformats.org/package/2006/relationships"><Relationship Id="rId3" Type="http://schemas.microsoft.com/office/2011/relationships/chartColorStyle" Target="colors19.xml"/><Relationship Id="rId2" Type="http://schemas.microsoft.com/office/2011/relationships/chartStyle" Target="style19.xml"/><Relationship Id="rId1" Type="http://schemas.openxmlformats.org/officeDocument/2006/relationships/oleObject" Target="/Users/chentingwei/Desktop/yanjiushengbishe/&#32479;&#35745;&#32467;&#26524;/baseline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吞吐率及提升率</a:t>
            </a:r>
          </a:p>
        </c:rich>
      </c:tx>
      <c:layout>
        <c:manualLayout>
          <c:xMode val="edge"/>
          <c:yMode val="edge"/>
          <c:x val="0.431646693297825"/>
          <c:y val="0.0318012999071495"/>
        </c:manualLayout>
      </c:layout>
      <c:overlay val="0"/>
      <c:spPr>
        <a:noFill/>
        <a:ln>
          <a:noFill/>
        </a:ln>
        <a:effectLst/>
      </c:spPr>
    </c:title>
    <c:autoTitleDeleted val="0"/>
    <c:plotArea>
      <c:layout/>
      <c:barChart>
        <c:barDir val="col"/>
        <c:grouping val="clustered"/>
        <c:varyColors val="0"/>
        <c:ser>
          <c:idx val="0"/>
          <c:order val="0"/>
          <c:tx>
            <c:strRef>
              <c:f>[baseline1.xlsx]Sheet3!$B$172</c:f>
              <c:strCache>
                <c:ptCount val="1"/>
                <c:pt idx="0">
                  <c:v>吞吐率</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[baseline1.xlsx]Sheet3!$C$171:$I$171</c:f>
              <c:strCache>
                <c:ptCount val="7"/>
                <c:pt idx="0">
                  <c:v>IRAS</c:v>
                </c:pt>
                <c:pt idx="1">
                  <c:v>BR-K10M10</c:v>
                </c:pt>
                <c:pt idx="2">
                  <c:v>BR-K20M10</c:v>
                </c:pt>
                <c:pt idx="3">
                  <c:v>BR-K20M20</c:v>
                </c:pt>
                <c:pt idx="4">
                  <c:v>BR-K30M10</c:v>
                </c:pt>
                <c:pt idx="5">
                  <c:v>BR-K30M20</c:v>
                </c:pt>
                <c:pt idx="6">
                  <c:v>BR-K30M30</c:v>
                </c:pt>
              </c:strCache>
            </c:strRef>
          </c:cat>
          <c:val>
            <c:numRef>
              <c:f>[baseline1.xlsx]Sheet3!$C$172:$I$172</c:f>
              <c:numCache>
                <c:formatCode>0.0_ </c:formatCode>
                <c:ptCount val="7"/>
                <c:pt idx="0">
                  <c:v>563.2048875</c:v>
                </c:pt>
                <c:pt idx="1">
                  <c:v>647.69045</c:v>
                </c:pt>
                <c:pt idx="2">
                  <c:v>614.8188375</c:v>
                </c:pt>
                <c:pt idx="3">
                  <c:v>648.32025</c:v>
                </c:pt>
                <c:pt idx="4">
                  <c:v>589.9546875</c:v>
                </c:pt>
                <c:pt idx="5">
                  <c:v>633.56905</c:v>
                </c:pt>
                <c:pt idx="6">
                  <c:v>649.4477625</c:v>
                </c:pt>
              </c:numCache>
            </c:numRef>
          </c:val>
        </c:ser>
        <c:dLbls>
          <c:showLegendKey val="0"/>
          <c:showVal val="1"/>
          <c:showCatName val="0"/>
          <c:showSerName val="0"/>
          <c:showPercent val="0"/>
          <c:showBubbleSize val="0"/>
        </c:dLbls>
        <c:gapWidth val="150"/>
        <c:overlap val="0"/>
        <c:axId val="863846913"/>
        <c:axId val="126304550"/>
      </c:barChart>
      <c:lineChart>
        <c:grouping val="standard"/>
        <c:varyColors val="0"/>
        <c:ser>
          <c:idx val="1"/>
          <c:order val="1"/>
          <c:tx>
            <c:strRef>
              <c:f>[baseline1.xlsx]Sheet3!$B$173</c:f>
              <c:strCache>
                <c:ptCount val="1"/>
                <c:pt idx="0">
                  <c:v>提升率</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[baseline1.xlsx]Sheet3!$C$171:$I$171</c:f>
              <c:strCache>
                <c:ptCount val="7"/>
                <c:pt idx="0">
                  <c:v>IRAS</c:v>
                </c:pt>
                <c:pt idx="1">
                  <c:v>BR-K10M10</c:v>
                </c:pt>
                <c:pt idx="2">
                  <c:v>BR-K20M10</c:v>
                </c:pt>
                <c:pt idx="3">
                  <c:v>BR-K20M20</c:v>
                </c:pt>
                <c:pt idx="4">
                  <c:v>BR-K30M10</c:v>
                </c:pt>
                <c:pt idx="5">
                  <c:v>BR-K30M20</c:v>
                </c:pt>
                <c:pt idx="6">
                  <c:v>BR-K30M30</c:v>
                </c:pt>
              </c:strCache>
            </c:strRef>
          </c:cat>
          <c:val>
            <c:numRef>
              <c:f>[baseline1.xlsx]Sheet3!$C$173:$I$173</c:f>
              <c:numCache>
                <c:formatCode>General</c:formatCode>
                <c:ptCount val="7"/>
                <c:pt idx="1">
                  <c:v>15</c:v>
                </c:pt>
                <c:pt idx="2">
                  <c:v>9.16</c:v>
                </c:pt>
                <c:pt idx="3">
                  <c:v>15.11</c:v>
                </c:pt>
                <c:pt idx="4">
                  <c:v>4.74</c:v>
                </c:pt>
                <c:pt idx="5">
                  <c:v>12.49</c:v>
                </c:pt>
                <c:pt idx="6">
                  <c:v>15.31</c:v>
                </c:pt>
              </c:numCache>
            </c:numRef>
          </c:val>
          <c:smooth val="0"/>
        </c:ser>
        <c:dLbls>
          <c:showLegendKey val="0"/>
          <c:showVal val="1"/>
          <c:showCatName val="0"/>
          <c:showSerName val="0"/>
          <c:showPercent val="0"/>
          <c:showBubbleSize val="0"/>
        </c:dLbls>
        <c:marker val="0"/>
        <c:smooth val="0"/>
        <c:axId val="435626165"/>
        <c:axId val="84457175"/>
      </c:lineChart>
      <c:catAx>
        <c:axId val="86384691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6304550"/>
        <c:crosses val="autoZero"/>
        <c:auto val="1"/>
        <c:lblAlgn val="ctr"/>
        <c:lblOffset val="100"/>
        <c:noMultiLvlLbl val="0"/>
      </c:catAx>
      <c:valAx>
        <c:axId val="12630455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吞吐率</a:t>
                </a:r>
                <a:r>
                  <a:rPr lang="en-US" altLang="zh-CN"/>
                  <a:t>(byte/us)</a:t>
                </a:r>
                <a:endParaRPr lang="en-US" altLang="zh-CN"/>
              </a:p>
            </c:rich>
          </c:tx>
          <c:layout>
            <c:manualLayout>
              <c:xMode val="edge"/>
              <c:yMode val="edge"/>
              <c:x val="0.0120423892100193"/>
              <c:y val="0.309704968944099"/>
            </c:manualLayout>
          </c:layout>
          <c:overlay val="0"/>
          <c:spPr>
            <a:noFill/>
            <a:ln>
              <a:noFill/>
            </a:ln>
            <a:effectLst/>
          </c:spPr>
        </c:title>
        <c:numFmt formatCode="0_);[Red]\(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63846913"/>
        <c:crosses val="autoZero"/>
        <c:crossBetween val="between"/>
      </c:valAx>
      <c:catAx>
        <c:axId val="435626165"/>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4457175"/>
        <c:crosses val="autoZero"/>
        <c:auto val="1"/>
        <c:lblAlgn val="ctr"/>
        <c:lblOffset val="100"/>
        <c:noMultiLvlLbl val="0"/>
      </c:catAx>
      <c:valAx>
        <c:axId val="84457175"/>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提升率</a:t>
                </a:r>
                <a:r>
                  <a:rPr lang="en-US" altLang="zh-CN"/>
                  <a:t>(%)</a:t>
                </a:r>
                <a:endParaRPr lang="en-US" altLang="zh-CN"/>
              </a:p>
            </c:rich>
          </c:tx>
          <c:layout/>
          <c:overlay val="0"/>
          <c:spPr>
            <a:noFill/>
            <a:ln>
              <a:noFill/>
            </a:ln>
            <a:effectLst/>
          </c:spPr>
        </c:title>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35626165"/>
        <c:crosses val="max"/>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调度成功的流数量及提升率</a:t>
            </a:r>
          </a:p>
        </c:rich>
      </c:tx>
      <c:layout/>
      <c:overlay val="0"/>
      <c:spPr>
        <a:noFill/>
        <a:ln>
          <a:noFill/>
        </a:ln>
        <a:effectLst/>
      </c:spPr>
    </c:title>
    <c:autoTitleDeleted val="0"/>
    <c:plotArea>
      <c:layout/>
      <c:barChart>
        <c:barDir val="col"/>
        <c:grouping val="clustered"/>
        <c:varyColors val="0"/>
        <c:ser>
          <c:idx val="0"/>
          <c:order val="0"/>
          <c:tx>
            <c:strRef>
              <c:f>[baseline1.xlsx]Sheet3!$B$162</c:f>
              <c:strCache>
                <c:ptCount val="1"/>
                <c:pt idx="0">
                  <c:v>成功流数目</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[baseline1.xlsx]Sheet3!$C$161:$I$161</c:f>
              <c:strCache>
                <c:ptCount val="7"/>
                <c:pt idx="0">
                  <c:v>IRAS</c:v>
                </c:pt>
                <c:pt idx="1">
                  <c:v>BR-K10M10</c:v>
                </c:pt>
                <c:pt idx="2">
                  <c:v>BR-K20M10</c:v>
                </c:pt>
                <c:pt idx="3">
                  <c:v>BR-K20M20</c:v>
                </c:pt>
                <c:pt idx="4">
                  <c:v>BR-K30M10</c:v>
                </c:pt>
                <c:pt idx="5">
                  <c:v>BR-K30M20</c:v>
                </c:pt>
                <c:pt idx="6">
                  <c:v>BR-K30M30</c:v>
                </c:pt>
              </c:strCache>
            </c:strRef>
          </c:cat>
          <c:val>
            <c:numRef>
              <c:f>[baseline1.xlsx]Sheet3!$C$162:$I$162</c:f>
              <c:numCache>
                <c:formatCode>General</c:formatCode>
                <c:ptCount val="7"/>
                <c:pt idx="0">
                  <c:v>1811.7</c:v>
                </c:pt>
                <c:pt idx="1">
                  <c:v>1899</c:v>
                </c:pt>
                <c:pt idx="2">
                  <c:v>1867.5</c:v>
                </c:pt>
                <c:pt idx="3">
                  <c:v>1899.9</c:v>
                </c:pt>
                <c:pt idx="4">
                  <c:v>1842.1</c:v>
                </c:pt>
                <c:pt idx="5">
                  <c:v>1885.1</c:v>
                </c:pt>
                <c:pt idx="6">
                  <c:v>1902.2</c:v>
                </c:pt>
              </c:numCache>
            </c:numRef>
          </c:val>
        </c:ser>
        <c:dLbls>
          <c:showLegendKey val="0"/>
          <c:showVal val="1"/>
          <c:showCatName val="0"/>
          <c:showSerName val="0"/>
          <c:showPercent val="0"/>
          <c:showBubbleSize val="0"/>
        </c:dLbls>
        <c:gapWidth val="150"/>
        <c:overlap val="0"/>
        <c:axId val="621447209"/>
        <c:axId val="718189943"/>
      </c:barChart>
      <c:lineChart>
        <c:grouping val="standard"/>
        <c:varyColors val="0"/>
        <c:ser>
          <c:idx val="1"/>
          <c:order val="1"/>
          <c:tx>
            <c:strRef>
              <c:f>[baseline1.xlsx]Sheet3!$B$163</c:f>
              <c:strCache>
                <c:ptCount val="1"/>
                <c:pt idx="0">
                  <c:v>提升率</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[baseline1.xlsx]Sheet3!$C$161:$I$161</c:f>
              <c:strCache>
                <c:ptCount val="7"/>
                <c:pt idx="0">
                  <c:v>IRAS</c:v>
                </c:pt>
                <c:pt idx="1">
                  <c:v>BR-K10M10</c:v>
                </c:pt>
                <c:pt idx="2">
                  <c:v>BR-K20M10</c:v>
                </c:pt>
                <c:pt idx="3">
                  <c:v>BR-K20M20</c:v>
                </c:pt>
                <c:pt idx="4">
                  <c:v>BR-K30M10</c:v>
                </c:pt>
                <c:pt idx="5">
                  <c:v>BR-K30M20</c:v>
                </c:pt>
                <c:pt idx="6">
                  <c:v>BR-K30M30</c:v>
                </c:pt>
              </c:strCache>
            </c:strRef>
          </c:cat>
          <c:val>
            <c:numRef>
              <c:f>[baseline1.xlsx]Sheet3!$C$163:$I$163</c:f>
              <c:numCache>
                <c:formatCode>General</c:formatCode>
                <c:ptCount val="7"/>
                <c:pt idx="1">
                  <c:v>4.81</c:v>
                </c:pt>
                <c:pt idx="2">
                  <c:v>3.07</c:v>
                </c:pt>
                <c:pt idx="3">
                  <c:v>4.86</c:v>
                </c:pt>
                <c:pt idx="4">
                  <c:v>1.67</c:v>
                </c:pt>
                <c:pt idx="5">
                  <c:v>4.05</c:v>
                </c:pt>
                <c:pt idx="6">
                  <c:v>4.99</c:v>
                </c:pt>
              </c:numCache>
            </c:numRef>
          </c:val>
          <c:smooth val="0"/>
        </c:ser>
        <c:dLbls>
          <c:showLegendKey val="0"/>
          <c:showVal val="1"/>
          <c:showCatName val="0"/>
          <c:showSerName val="0"/>
          <c:showPercent val="0"/>
          <c:showBubbleSize val="0"/>
        </c:dLbls>
        <c:marker val="0"/>
        <c:smooth val="0"/>
        <c:axId val="68793319"/>
        <c:axId val="27855901"/>
      </c:lineChart>
      <c:catAx>
        <c:axId val="62144720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8189943"/>
        <c:crosses val="autoZero"/>
        <c:auto val="1"/>
        <c:lblAlgn val="ctr"/>
        <c:lblOffset val="100"/>
        <c:noMultiLvlLbl val="0"/>
      </c:catAx>
      <c:valAx>
        <c:axId val="7181899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调度成功的流数量</a:t>
                </a:r>
                <a:r>
                  <a:rPr lang="en-US" altLang="zh-CN"/>
                  <a:t>(</a:t>
                </a:r>
                <a:r>
                  <a:rPr altLang="en-US"/>
                  <a:t>条</a:t>
                </a:r>
                <a:r>
                  <a:rPr lang="en-US" altLang="zh-CN"/>
                  <a:t>)</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1447209"/>
        <c:crosses val="autoZero"/>
        <c:crossBetween val="between"/>
      </c:valAx>
      <c:catAx>
        <c:axId val="68793319"/>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7855901"/>
        <c:crosses val="autoZero"/>
        <c:auto val="1"/>
        <c:lblAlgn val="ctr"/>
        <c:lblOffset val="100"/>
        <c:noMultiLvlLbl val="0"/>
      </c:catAx>
      <c:valAx>
        <c:axId val="27855901"/>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提升率</a:t>
                </a:r>
                <a:r>
                  <a:rPr lang="en-US" altLang="zh-CN"/>
                  <a:t>(%)</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8793319"/>
        <c:crosses val="max"/>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一轮重配置平均计算时间</a:t>
            </a:r>
          </a:p>
        </c:rich>
      </c:tx>
      <c:layout>
        <c:manualLayout>
          <c:xMode val="edge"/>
          <c:yMode val="edge"/>
          <c:x val="0.339104264793539"/>
          <c:y val="0.0278157984441653"/>
        </c:manualLayout>
      </c:layout>
      <c:overlay val="0"/>
      <c:spPr>
        <a:noFill/>
        <a:ln>
          <a:noFill/>
        </a:ln>
        <a:effectLst/>
      </c:spPr>
    </c:title>
    <c:autoTitleDeleted val="0"/>
    <c:plotArea>
      <c:layout>
        <c:manualLayout>
          <c:layoutTarget val="inner"/>
          <c:xMode val="edge"/>
          <c:yMode val="edge"/>
          <c:x val="0.10344578313253"/>
          <c:y val="0.174940898345154"/>
          <c:w val="0.874385542168675"/>
          <c:h val="0.710023640661939"/>
        </c:manualLayout>
      </c:layout>
      <c:barChart>
        <c:barDir val="col"/>
        <c:grouping val="clustered"/>
        <c:varyColors val="0"/>
        <c:ser>
          <c:idx val="0"/>
          <c:order val="0"/>
          <c:tx>
            <c:strRef>
              <c:f>[baseline1.xlsx]Sheet3!$B$187</c:f>
              <c:strCache>
                <c:ptCount val="1"/>
                <c:pt idx="0">
                  <c:v>重配置计算时间</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[baseline1.xlsx]Sheet3!$C$186:$H$186</c:f>
              <c:strCache>
                <c:ptCount val="6"/>
                <c:pt idx="0">
                  <c:v>BR-K10M10</c:v>
                </c:pt>
                <c:pt idx="1">
                  <c:v>BR-K20M10</c:v>
                </c:pt>
                <c:pt idx="2">
                  <c:v>BR-K20M20</c:v>
                </c:pt>
                <c:pt idx="3">
                  <c:v>BR-K30M10</c:v>
                </c:pt>
                <c:pt idx="4">
                  <c:v>BR-K30M20</c:v>
                </c:pt>
                <c:pt idx="5">
                  <c:v>BR-K30M30</c:v>
                </c:pt>
              </c:strCache>
            </c:strRef>
          </c:cat>
          <c:val>
            <c:numRef>
              <c:f>[baseline1.xlsx]Sheet3!$C$187:$H$187</c:f>
              <c:numCache>
                <c:formatCode>General</c:formatCode>
                <c:ptCount val="6"/>
                <c:pt idx="0">
                  <c:v>3.9</c:v>
                </c:pt>
                <c:pt idx="1">
                  <c:v>5.6</c:v>
                </c:pt>
                <c:pt idx="2">
                  <c:v>7.6</c:v>
                </c:pt>
                <c:pt idx="3">
                  <c:v>5.6</c:v>
                </c:pt>
                <c:pt idx="4">
                  <c:v>11.6</c:v>
                </c:pt>
                <c:pt idx="5">
                  <c:v>12.4</c:v>
                </c:pt>
              </c:numCache>
            </c:numRef>
          </c:val>
        </c:ser>
        <c:dLbls>
          <c:showLegendKey val="0"/>
          <c:showVal val="1"/>
          <c:showCatName val="0"/>
          <c:showSerName val="0"/>
          <c:showPercent val="0"/>
          <c:showBubbleSize val="0"/>
        </c:dLbls>
        <c:gapWidth val="219"/>
        <c:overlap val="-27"/>
        <c:axId val="122974431"/>
        <c:axId val="958682084"/>
      </c:barChart>
      <c:catAx>
        <c:axId val="12297443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58682084"/>
        <c:crosses val="autoZero"/>
        <c:auto val="1"/>
        <c:lblAlgn val="ctr"/>
        <c:lblOffset val="100"/>
        <c:noMultiLvlLbl val="0"/>
      </c:catAx>
      <c:valAx>
        <c:axId val="9586820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一轮重配置平均计算时间</a:t>
                </a:r>
                <a:r>
                  <a:rPr lang="en-US" altLang="zh-CN"/>
                  <a:t>(</a:t>
                </a:r>
                <a:r>
                  <a:t>s</a:t>
                </a:r>
                <a:r>
                  <a:rPr lang="en-US" altLang="zh-CN"/>
                  <a:t>)</a:t>
                </a:r>
              </a:p>
            </c:rich>
          </c:tx>
          <c:layout>
            <c:manualLayout>
              <c:xMode val="edge"/>
              <c:yMode val="edge"/>
              <c:x val="0.0173814586075397"/>
              <c:y val="0.200422964803464"/>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2974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传输时间范围方差</a:t>
            </a:r>
          </a:p>
        </c:rich>
      </c:tx>
      <c:layout/>
      <c:overlay val="0"/>
      <c:spPr>
        <a:noFill/>
        <a:ln>
          <a:noFill/>
        </a:ln>
        <a:effectLst/>
      </c:spPr>
    </c:title>
    <c:autoTitleDeleted val="0"/>
    <c:plotArea>
      <c:layout/>
      <c:barChart>
        <c:barDir val="col"/>
        <c:grouping val="clustered"/>
        <c:varyColors val="0"/>
        <c:ser>
          <c:idx val="0"/>
          <c:order val="0"/>
          <c:tx>
            <c:strRef>
              <c:f>[baseline1.xlsx]Sheet3!$B$203</c:f>
              <c:strCache>
                <c:ptCount val="1"/>
                <c:pt idx="0">
                  <c:v>时间方差</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[baseline1.xlsx]Sheet3!$C$202:$I$202</c:f>
              <c:strCache>
                <c:ptCount val="7"/>
                <c:pt idx="0">
                  <c:v>IRAS</c:v>
                </c:pt>
                <c:pt idx="1">
                  <c:v>BR-K10M10</c:v>
                </c:pt>
                <c:pt idx="2">
                  <c:v>BR-K20M10</c:v>
                </c:pt>
                <c:pt idx="3">
                  <c:v>BR-K20M20</c:v>
                </c:pt>
                <c:pt idx="4">
                  <c:v>BR-K30M10</c:v>
                </c:pt>
                <c:pt idx="5">
                  <c:v>BR-K30M20</c:v>
                </c:pt>
                <c:pt idx="6">
                  <c:v>BR-K30M30</c:v>
                </c:pt>
              </c:strCache>
            </c:strRef>
          </c:cat>
          <c:val>
            <c:numRef>
              <c:f>[baseline1.xlsx]Sheet3!$C$203:$I$203</c:f>
              <c:numCache>
                <c:formatCode>0.0_ </c:formatCode>
                <c:ptCount val="7"/>
                <c:pt idx="0">
                  <c:v>33.3616034515625</c:v>
                </c:pt>
                <c:pt idx="1">
                  <c:v>1.3293621328125</c:v>
                </c:pt>
                <c:pt idx="2">
                  <c:v>13.3980591125</c:v>
                </c:pt>
                <c:pt idx="3">
                  <c:v>1.88095525694444</c:v>
                </c:pt>
                <c:pt idx="4">
                  <c:v>21.166925203125</c:v>
                </c:pt>
                <c:pt idx="5">
                  <c:v>7.645182378125</c:v>
                </c:pt>
                <c:pt idx="6">
                  <c:v>2.0288633234375</c:v>
                </c:pt>
              </c:numCache>
            </c:numRef>
          </c:val>
        </c:ser>
        <c:dLbls>
          <c:showLegendKey val="0"/>
          <c:showVal val="1"/>
          <c:showCatName val="0"/>
          <c:showSerName val="0"/>
          <c:showPercent val="0"/>
          <c:showBubbleSize val="0"/>
        </c:dLbls>
        <c:gapWidth val="219"/>
        <c:overlap val="-27"/>
        <c:axId val="402179938"/>
        <c:axId val="54665182"/>
      </c:barChart>
      <c:catAx>
        <c:axId val="40217993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4665182"/>
        <c:crosses val="autoZero"/>
        <c:auto val="1"/>
        <c:lblAlgn val="ctr"/>
        <c:lblOffset val="100"/>
        <c:noMultiLvlLbl val="0"/>
      </c:catAx>
      <c:valAx>
        <c:axId val="5466518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传输时间范围方差</a:t>
                </a:r>
                <a:r>
                  <a:rPr lang="en-US" altLang="zh-CN"/>
                  <a:t>((ms)^2)</a:t>
                </a:r>
                <a:endParaRPr lang="en-US" altLang="zh-CN"/>
              </a:p>
            </c:rich>
          </c:tx>
          <c:layout/>
          <c:overlay val="0"/>
          <c:spPr>
            <a:noFill/>
            <a:ln>
              <a:noFill/>
            </a:ln>
            <a:effectLst/>
          </c:spPr>
        </c:title>
        <c:numFmt formatCode="0_);[Red]\(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0217993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吞吐率及提升率</a:t>
            </a:r>
          </a:p>
        </c:rich>
      </c:tx>
      <c:layout/>
      <c:overlay val="0"/>
      <c:spPr>
        <a:noFill/>
        <a:ln>
          <a:noFill/>
        </a:ln>
        <a:effectLst/>
      </c:spPr>
    </c:title>
    <c:autoTitleDeleted val="0"/>
    <c:plotArea>
      <c:layout/>
      <c:barChart>
        <c:barDir val="col"/>
        <c:grouping val="clustered"/>
        <c:varyColors val="0"/>
        <c:ser>
          <c:idx val="0"/>
          <c:order val="0"/>
          <c:tx>
            <c:strRef>
              <c:f>[baseline1.xlsx]Sheet3!$B$220</c:f>
              <c:strCache>
                <c:ptCount val="1"/>
                <c:pt idx="0">
                  <c:v>吞吐率</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[baseline1.xlsx]Sheet3!$C$219:$F$219</c:f>
              <c:strCache>
                <c:ptCount val="4"/>
                <c:pt idx="0">
                  <c:v>IRAS</c:v>
                </c:pt>
                <c:pt idx="1">
                  <c:v>BR-PATH</c:v>
                </c:pt>
                <c:pt idx="2">
                  <c:v>BR-TIME</c:v>
                </c:pt>
                <c:pt idx="3">
                  <c:v>BR-K10M10</c:v>
                </c:pt>
              </c:strCache>
            </c:strRef>
          </c:cat>
          <c:val>
            <c:numRef>
              <c:f>[baseline1.xlsx]Sheet3!$C$220:$F$220</c:f>
              <c:numCache>
                <c:formatCode>0.0_ </c:formatCode>
                <c:ptCount val="4"/>
                <c:pt idx="0">
                  <c:v>563.2048875</c:v>
                </c:pt>
                <c:pt idx="1">
                  <c:v>567.6146625</c:v>
                </c:pt>
                <c:pt idx="2">
                  <c:v>645.7709375</c:v>
                </c:pt>
                <c:pt idx="3">
                  <c:v>647.69045</c:v>
                </c:pt>
              </c:numCache>
            </c:numRef>
          </c:val>
        </c:ser>
        <c:dLbls>
          <c:showLegendKey val="0"/>
          <c:showVal val="1"/>
          <c:showCatName val="0"/>
          <c:showSerName val="0"/>
          <c:showPercent val="0"/>
          <c:showBubbleSize val="0"/>
        </c:dLbls>
        <c:gapWidth val="150"/>
        <c:overlap val="0"/>
        <c:axId val="66145668"/>
        <c:axId val="939522427"/>
      </c:barChart>
      <c:lineChart>
        <c:grouping val="standard"/>
        <c:varyColors val="0"/>
        <c:ser>
          <c:idx val="1"/>
          <c:order val="1"/>
          <c:tx>
            <c:strRef>
              <c:f>[baseline1.xlsx]Sheet3!$B$221</c:f>
              <c:strCache>
                <c:ptCount val="1"/>
                <c:pt idx="0">
                  <c:v>提升率</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[baseline1.xlsx]Sheet3!$C$219:$F$219</c:f>
              <c:strCache>
                <c:ptCount val="4"/>
                <c:pt idx="0">
                  <c:v>IRAS</c:v>
                </c:pt>
                <c:pt idx="1">
                  <c:v>BR-PATH</c:v>
                </c:pt>
                <c:pt idx="2">
                  <c:v>BR-TIME</c:v>
                </c:pt>
                <c:pt idx="3">
                  <c:v>BR-K10M10</c:v>
                </c:pt>
              </c:strCache>
            </c:strRef>
          </c:cat>
          <c:val>
            <c:numRef>
              <c:f>[baseline1.xlsx]Sheet3!$C$221:$F$221</c:f>
              <c:numCache>
                <c:formatCode>General</c:formatCode>
                <c:ptCount val="4"/>
                <c:pt idx="1" c:formatCode="0.00_ ">
                  <c:v>0.782978823137437</c:v>
                </c:pt>
                <c:pt idx="2" c:formatCode="0.00_ ">
                  <c:v>14.6600379067201</c:v>
                </c:pt>
                <c:pt idx="3">
                  <c:v>15</c:v>
                </c:pt>
              </c:numCache>
            </c:numRef>
          </c:val>
          <c:smooth val="0"/>
        </c:ser>
        <c:dLbls>
          <c:showLegendKey val="0"/>
          <c:showVal val="1"/>
          <c:showCatName val="0"/>
          <c:showSerName val="0"/>
          <c:showPercent val="0"/>
          <c:showBubbleSize val="0"/>
        </c:dLbls>
        <c:marker val="0"/>
        <c:smooth val="0"/>
        <c:axId val="776637594"/>
        <c:axId val="130799953"/>
      </c:lineChart>
      <c:catAx>
        <c:axId val="6614566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39522427"/>
        <c:crosses val="autoZero"/>
        <c:auto val="1"/>
        <c:lblAlgn val="ctr"/>
        <c:lblOffset val="100"/>
        <c:noMultiLvlLbl val="0"/>
      </c:catAx>
      <c:valAx>
        <c:axId val="9395224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吞吐率</a:t>
                </a:r>
                <a:r>
                  <a:rPr lang="en-US" altLang="zh-CN"/>
                  <a:t>(byte/us)</a:t>
                </a:r>
                <a:endParaRPr lang="en-US" altLang="zh-CN"/>
              </a:p>
            </c:rich>
          </c:tx>
          <c:layout/>
          <c:overlay val="0"/>
          <c:spPr>
            <a:noFill/>
            <a:ln>
              <a:noFill/>
            </a:ln>
            <a:effectLst/>
          </c:spPr>
        </c:title>
        <c:numFmt formatCode="0_);[Red]\(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145668"/>
        <c:crosses val="autoZero"/>
        <c:crossBetween val="between"/>
      </c:valAx>
      <c:catAx>
        <c:axId val="776637594"/>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0799953"/>
        <c:crosses val="autoZero"/>
        <c:auto val="1"/>
        <c:lblAlgn val="ctr"/>
        <c:lblOffset val="100"/>
        <c:noMultiLvlLbl val="0"/>
      </c:catAx>
      <c:valAx>
        <c:axId val="130799953"/>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提升率</a:t>
                </a:r>
                <a:r>
                  <a:rPr lang="en-US" altLang="zh-CN"/>
                  <a:t>(%)</a:t>
                </a:r>
                <a:endParaRPr lang="en-US" altLang="zh-CN"/>
              </a:p>
            </c:rich>
          </c:tx>
          <c:layout/>
          <c:overlay val="0"/>
          <c:spPr>
            <a:noFill/>
            <a:ln>
              <a:noFill/>
            </a:ln>
            <a:effectLst/>
          </c:spPr>
        </c:title>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76637594"/>
        <c:crosses val="max"/>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调度成功的流数量及提升率</a:t>
            </a:r>
          </a:p>
        </c:rich>
      </c:tx>
      <c:layout/>
      <c:overlay val="0"/>
      <c:spPr>
        <a:noFill/>
        <a:ln>
          <a:noFill/>
        </a:ln>
        <a:effectLst/>
      </c:spPr>
    </c:title>
    <c:autoTitleDeleted val="0"/>
    <c:plotArea>
      <c:layout/>
      <c:barChart>
        <c:barDir val="col"/>
        <c:grouping val="clustered"/>
        <c:varyColors val="0"/>
        <c:ser>
          <c:idx val="0"/>
          <c:order val="0"/>
          <c:tx>
            <c:strRef>
              <c:f>[baseline1.xlsx]Sheet3!$B$210</c:f>
              <c:strCache>
                <c:ptCount val="1"/>
                <c:pt idx="0">
                  <c:v>成功流数目</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[baseline1.xlsx]Sheet3!$C$209:$F$209</c:f>
              <c:strCache>
                <c:ptCount val="4"/>
                <c:pt idx="0">
                  <c:v>IRAS</c:v>
                </c:pt>
                <c:pt idx="1">
                  <c:v>BR-PATH</c:v>
                </c:pt>
                <c:pt idx="2">
                  <c:v>BR-TIME</c:v>
                </c:pt>
                <c:pt idx="3">
                  <c:v>BR-K10M10</c:v>
                </c:pt>
              </c:strCache>
            </c:strRef>
          </c:cat>
          <c:val>
            <c:numRef>
              <c:f>[baseline1.xlsx]Sheet3!$C$210:$F$210</c:f>
              <c:numCache>
                <c:formatCode>General</c:formatCode>
                <c:ptCount val="4"/>
                <c:pt idx="0">
                  <c:v>1811.7</c:v>
                </c:pt>
                <c:pt idx="1">
                  <c:v>1817.5</c:v>
                </c:pt>
                <c:pt idx="2">
                  <c:v>1897</c:v>
                </c:pt>
                <c:pt idx="3">
                  <c:v>1899</c:v>
                </c:pt>
              </c:numCache>
            </c:numRef>
          </c:val>
        </c:ser>
        <c:dLbls>
          <c:showLegendKey val="0"/>
          <c:showVal val="1"/>
          <c:showCatName val="0"/>
          <c:showSerName val="0"/>
          <c:showPercent val="0"/>
          <c:showBubbleSize val="0"/>
        </c:dLbls>
        <c:gapWidth val="150"/>
        <c:overlap val="0"/>
        <c:axId val="539959225"/>
        <c:axId val="21644205"/>
      </c:barChart>
      <c:lineChart>
        <c:grouping val="standard"/>
        <c:varyColors val="0"/>
        <c:ser>
          <c:idx val="1"/>
          <c:order val="1"/>
          <c:tx>
            <c:strRef>
              <c:f>[baseline1.xlsx]Sheet3!$B$211</c:f>
              <c:strCache>
                <c:ptCount val="1"/>
                <c:pt idx="0">
                  <c:v>提升率</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[baseline1.xlsx]Sheet3!$C$209:$F$209</c:f>
              <c:strCache>
                <c:ptCount val="4"/>
                <c:pt idx="0">
                  <c:v>IRAS</c:v>
                </c:pt>
                <c:pt idx="1">
                  <c:v>BR-PATH</c:v>
                </c:pt>
                <c:pt idx="2">
                  <c:v>BR-TIME</c:v>
                </c:pt>
                <c:pt idx="3">
                  <c:v>BR-K10M10</c:v>
                </c:pt>
              </c:strCache>
            </c:strRef>
          </c:cat>
          <c:val>
            <c:numRef>
              <c:f>[baseline1.xlsx]Sheet3!$C$211:$F$211</c:f>
              <c:numCache>
                <c:formatCode>General</c:formatCode>
                <c:ptCount val="4"/>
                <c:pt idx="1">
                  <c:v>0.32</c:v>
                </c:pt>
                <c:pt idx="2">
                  <c:v>4.7</c:v>
                </c:pt>
                <c:pt idx="3">
                  <c:v>4.81</c:v>
                </c:pt>
              </c:numCache>
            </c:numRef>
          </c:val>
          <c:smooth val="0"/>
        </c:ser>
        <c:dLbls>
          <c:showLegendKey val="0"/>
          <c:showVal val="1"/>
          <c:showCatName val="0"/>
          <c:showSerName val="0"/>
          <c:showPercent val="0"/>
          <c:showBubbleSize val="0"/>
        </c:dLbls>
        <c:marker val="0"/>
        <c:smooth val="0"/>
        <c:axId val="832323618"/>
        <c:axId val="832066135"/>
      </c:lineChart>
      <c:catAx>
        <c:axId val="53995922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644205"/>
        <c:crosses val="autoZero"/>
        <c:auto val="1"/>
        <c:lblAlgn val="ctr"/>
        <c:lblOffset val="100"/>
        <c:noMultiLvlLbl val="0"/>
      </c:catAx>
      <c:valAx>
        <c:axId val="2164420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调度成功的流数量</a:t>
                </a:r>
                <a:r>
                  <a:rPr lang="en-US" altLang="zh-CN"/>
                  <a:t>(</a:t>
                </a:r>
                <a:r>
                  <a:rPr altLang="en-US"/>
                  <a:t>条</a:t>
                </a:r>
                <a:r>
                  <a:rPr lang="en-US" altLang="zh-CN"/>
                  <a:t>)</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39959225"/>
        <c:crosses val="autoZero"/>
        <c:crossBetween val="between"/>
      </c:valAx>
      <c:catAx>
        <c:axId val="832323618"/>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32066135"/>
        <c:crosses val="autoZero"/>
        <c:auto val="1"/>
        <c:lblAlgn val="ctr"/>
        <c:lblOffset val="100"/>
        <c:noMultiLvlLbl val="0"/>
      </c:catAx>
      <c:valAx>
        <c:axId val="832066135"/>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提升率</a:t>
                </a:r>
                <a:r>
                  <a:rPr lang="en-US" altLang="zh-CN"/>
                  <a:t>(%)</a:t>
                </a:r>
                <a:endParaRPr lang="en-US" altLang="zh-CN"/>
              </a:p>
            </c:rich>
          </c:tx>
          <c:layout/>
          <c:overlay val="0"/>
          <c:spPr>
            <a:noFill/>
            <a:ln>
              <a:noFill/>
            </a:ln>
            <a:effectLst/>
          </c:spPr>
        </c:title>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32323618"/>
        <c:crosses val="max"/>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一轮重配置平均计算时间</a:t>
            </a:r>
          </a:p>
        </c:rich>
      </c:tx>
      <c:layout/>
      <c:overlay val="0"/>
      <c:spPr>
        <a:noFill/>
        <a:ln>
          <a:noFill/>
        </a:ln>
        <a:effectLst/>
      </c:spPr>
    </c:title>
    <c:autoTitleDeleted val="0"/>
    <c:plotArea>
      <c:layout/>
      <c:barChart>
        <c:barDir val="col"/>
        <c:grouping val="clustered"/>
        <c:varyColors val="0"/>
        <c:ser>
          <c:idx val="0"/>
          <c:order val="0"/>
          <c:tx>
            <c:strRef>
              <c:f>[baseline1.xlsx]Sheet3!$B$235</c:f>
              <c:strCache>
                <c:ptCount val="1"/>
                <c:pt idx="0">
                  <c:v>重配置计算时间</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[baseline1.xlsx]Sheet3!$C$234:$E$234</c:f>
              <c:strCache>
                <c:ptCount val="3"/>
                <c:pt idx="0">
                  <c:v>BR-PATH</c:v>
                </c:pt>
                <c:pt idx="1">
                  <c:v>BR-TIME</c:v>
                </c:pt>
                <c:pt idx="2">
                  <c:v>BR-K10M10</c:v>
                </c:pt>
              </c:strCache>
            </c:strRef>
          </c:cat>
          <c:val>
            <c:numRef>
              <c:f>[baseline1.xlsx]Sheet3!$C$235:$E$235</c:f>
              <c:numCache>
                <c:formatCode>General</c:formatCode>
                <c:ptCount val="3"/>
                <c:pt idx="0">
                  <c:v>30.5</c:v>
                </c:pt>
                <c:pt idx="1">
                  <c:v>3.5</c:v>
                </c:pt>
                <c:pt idx="2">
                  <c:v>3.9</c:v>
                </c:pt>
              </c:numCache>
            </c:numRef>
          </c:val>
        </c:ser>
        <c:dLbls>
          <c:showLegendKey val="0"/>
          <c:showVal val="1"/>
          <c:showCatName val="0"/>
          <c:showSerName val="0"/>
          <c:showPercent val="0"/>
          <c:showBubbleSize val="0"/>
        </c:dLbls>
        <c:gapWidth val="219"/>
        <c:overlap val="-27"/>
        <c:axId val="652827433"/>
        <c:axId val="170825117"/>
      </c:barChart>
      <c:catAx>
        <c:axId val="65282743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0825117"/>
        <c:crosses val="autoZero"/>
        <c:auto val="1"/>
        <c:lblAlgn val="ctr"/>
        <c:lblOffset val="100"/>
        <c:noMultiLvlLbl val="0"/>
      </c:catAx>
      <c:valAx>
        <c:axId val="17082511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一轮重配置平均计算时间（</a:t>
                </a:r>
                <a:r>
                  <a:rPr lang="en-US" altLang="zh-CN"/>
                  <a:t>s</a:t>
                </a:r>
                <a:r>
                  <a:t>）</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5282743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col"/>
        <c:grouping val="clustered"/>
        <c:varyColors val="0"/>
        <c:ser>
          <c:idx val="0"/>
          <c:order val="0"/>
          <c:tx>
            <c:strRef>
              <c:f>[baseline1.xlsx]Sheet3!$B$250</c:f>
              <c:strCache>
                <c:ptCount val="1"/>
                <c:pt idx="0">
                  <c:v>传输时间范围方差</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[baseline1.xlsx]Sheet3!$C$249:$F$249</c:f>
              <c:strCache>
                <c:ptCount val="4"/>
                <c:pt idx="0">
                  <c:v>IRAS</c:v>
                </c:pt>
                <c:pt idx="1">
                  <c:v>BR-PATH</c:v>
                </c:pt>
                <c:pt idx="2">
                  <c:v>BR-TIME</c:v>
                </c:pt>
                <c:pt idx="3">
                  <c:v>BR-K10M10</c:v>
                </c:pt>
              </c:strCache>
            </c:strRef>
          </c:cat>
          <c:val>
            <c:numRef>
              <c:f>[baseline1.xlsx]Sheet3!$C$250:$F$250</c:f>
              <c:numCache>
                <c:formatCode>0.0_ </c:formatCode>
                <c:ptCount val="4"/>
                <c:pt idx="0">
                  <c:v>33.3616034515625</c:v>
                </c:pt>
                <c:pt idx="1">
                  <c:v>1.3683550765625</c:v>
                </c:pt>
                <c:pt idx="2">
                  <c:v>33.6476311125</c:v>
                </c:pt>
                <c:pt idx="3">
                  <c:v>1.3293621328125</c:v>
                </c:pt>
              </c:numCache>
            </c:numRef>
          </c:val>
        </c:ser>
        <c:dLbls>
          <c:showLegendKey val="0"/>
          <c:showVal val="1"/>
          <c:showCatName val="0"/>
          <c:showSerName val="0"/>
          <c:showPercent val="0"/>
          <c:showBubbleSize val="0"/>
        </c:dLbls>
        <c:gapWidth val="219"/>
        <c:overlap val="-27"/>
        <c:axId val="121496238"/>
        <c:axId val="120351189"/>
      </c:barChart>
      <c:catAx>
        <c:axId val="12149623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351189"/>
        <c:crosses val="autoZero"/>
        <c:auto val="1"/>
        <c:lblAlgn val="ctr"/>
        <c:lblOffset val="100"/>
        <c:noMultiLvlLbl val="0"/>
      </c:catAx>
      <c:valAx>
        <c:axId val="12035118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传输时间范围方差((ms)^2)</a:t>
                </a:r>
              </a:p>
            </c:rich>
          </c:tx>
          <c:layout/>
          <c:overlay val="0"/>
          <c:spPr>
            <a:noFill/>
            <a:ln>
              <a:noFill/>
            </a:ln>
            <a:effectLst/>
          </c:spPr>
        </c:title>
        <c:numFmt formatCode="0_);[Red]\(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149623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吞吐率</a:t>
            </a:r>
          </a:p>
        </c:rich>
      </c:tx>
      <c:layout/>
      <c:overlay val="0"/>
      <c:spPr>
        <a:noFill/>
        <a:ln>
          <a:noFill/>
        </a:ln>
        <a:effectLst/>
      </c:spPr>
    </c:title>
    <c:autoTitleDeleted val="0"/>
    <c:plotArea>
      <c:layout/>
      <c:barChart>
        <c:barDir val="col"/>
        <c:grouping val="clustered"/>
        <c:varyColors val="0"/>
        <c:ser>
          <c:idx val="0"/>
          <c:order val="0"/>
          <c:tx>
            <c:strRef>
              <c:f>[baseline1.xlsx]Sheet4!$B$190</c:f>
              <c:strCache>
                <c:ptCount val="1"/>
                <c:pt idx="0">
                  <c:v>IRAS</c:v>
                </c:pt>
              </c:strCache>
            </c:strRef>
          </c:tx>
          <c:spPr>
            <a:solidFill>
              <a:schemeClr val="accent1"/>
            </a:solidFill>
            <a:ln>
              <a:noFill/>
            </a:ln>
            <a:effectLst/>
          </c:spPr>
          <c:invertIfNegative val="0"/>
          <c:dLbls>
            <c:delete val="1"/>
          </c:dLbls>
          <c:cat>
            <c:strRef>
              <c:f>[baseline1.xlsx]Sheet4!$C$189:$K$189</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[baseline1.xlsx]Sheet4!$C$190:$K$190</c:f>
              <c:numCache>
                <c:formatCode>General</c:formatCode>
                <c:ptCount val="9"/>
                <c:pt idx="0">
                  <c:v>956.02845</c:v>
                </c:pt>
                <c:pt idx="1">
                  <c:v>882.4286</c:v>
                </c:pt>
                <c:pt idx="2">
                  <c:v>807.81615</c:v>
                </c:pt>
                <c:pt idx="3">
                  <c:v>834.657075</c:v>
                </c:pt>
                <c:pt idx="4">
                  <c:v>773.42185</c:v>
                </c:pt>
                <c:pt idx="5">
                  <c:v>681.33125</c:v>
                </c:pt>
                <c:pt idx="6">
                  <c:v>716.106975</c:v>
                </c:pt>
                <c:pt idx="7">
                  <c:v>638.5067125</c:v>
                </c:pt>
                <c:pt idx="8">
                  <c:v>563.2048875</c:v>
                </c:pt>
              </c:numCache>
            </c:numRef>
          </c:val>
        </c:ser>
        <c:ser>
          <c:idx val="1"/>
          <c:order val="1"/>
          <c:tx>
            <c:strRef>
              <c:f>[baseline1.xlsx]Sheet4!$B$191</c:f>
              <c:strCache>
                <c:ptCount val="1"/>
                <c:pt idx="0">
                  <c:v>BR-TIME</c:v>
                </c:pt>
              </c:strCache>
            </c:strRef>
          </c:tx>
          <c:spPr>
            <a:solidFill>
              <a:schemeClr val="accent2"/>
            </a:solidFill>
            <a:ln>
              <a:noFill/>
            </a:ln>
            <a:effectLst/>
          </c:spPr>
          <c:invertIfNegative val="0"/>
          <c:dLbls>
            <c:delete val="1"/>
          </c:dLbls>
          <c:cat>
            <c:strRef>
              <c:f>[baseline1.xlsx]Sheet4!$C$189:$K$189</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[baseline1.xlsx]Sheet4!$C$191:$K$191</c:f>
              <c:numCache>
                <c:formatCode>General</c:formatCode>
                <c:ptCount val="9"/>
                <c:pt idx="0">
                  <c:v>965.00035</c:v>
                </c:pt>
                <c:pt idx="1">
                  <c:v>889.86145</c:v>
                </c:pt>
                <c:pt idx="2">
                  <c:v>816.89085</c:v>
                </c:pt>
                <c:pt idx="3">
                  <c:v>862.131525</c:v>
                </c:pt>
                <c:pt idx="4">
                  <c:v>808.375325</c:v>
                </c:pt>
                <c:pt idx="5">
                  <c:v>726.973475</c:v>
                </c:pt>
                <c:pt idx="6">
                  <c:v>788.5385125</c:v>
                </c:pt>
                <c:pt idx="7">
                  <c:v>722.964975</c:v>
                </c:pt>
                <c:pt idx="8">
                  <c:v>645.7709375</c:v>
                </c:pt>
              </c:numCache>
            </c:numRef>
          </c:val>
        </c:ser>
        <c:ser>
          <c:idx val="2"/>
          <c:order val="2"/>
          <c:tx>
            <c:strRef>
              <c:f>[baseline1.xlsx]Sheet4!$B$192</c:f>
              <c:strCache>
                <c:ptCount val="1"/>
                <c:pt idx="0">
                  <c:v>BR-PATH</c:v>
                </c:pt>
              </c:strCache>
            </c:strRef>
          </c:tx>
          <c:spPr>
            <a:solidFill>
              <a:schemeClr val="accent3"/>
            </a:solidFill>
            <a:ln>
              <a:noFill/>
            </a:ln>
            <a:effectLst/>
          </c:spPr>
          <c:invertIfNegative val="0"/>
          <c:dLbls>
            <c:delete val="1"/>
          </c:dLbls>
          <c:cat>
            <c:strRef>
              <c:f>[baseline1.xlsx]Sheet4!$C$189:$K$189</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[baseline1.xlsx]Sheet4!$C$192:$K$192</c:f>
              <c:numCache>
                <c:formatCode>General</c:formatCode>
                <c:ptCount val="9"/>
                <c:pt idx="0">
                  <c:v>964.5458</c:v>
                </c:pt>
                <c:pt idx="1">
                  <c:v>890.1051</c:v>
                </c:pt>
                <c:pt idx="2">
                  <c:v>811.17885</c:v>
                </c:pt>
                <c:pt idx="3">
                  <c:v>842.8377</c:v>
                </c:pt>
                <c:pt idx="4">
                  <c:v>777.141875</c:v>
                </c:pt>
                <c:pt idx="5">
                  <c:v>687.7065</c:v>
                </c:pt>
                <c:pt idx="6">
                  <c:v>720.641402777778</c:v>
                </c:pt>
                <c:pt idx="7">
                  <c:v>643.9195625</c:v>
                </c:pt>
                <c:pt idx="8">
                  <c:v>567.6146625</c:v>
                </c:pt>
              </c:numCache>
            </c:numRef>
          </c:val>
        </c:ser>
        <c:ser>
          <c:idx val="3"/>
          <c:order val="3"/>
          <c:tx>
            <c:strRef>
              <c:f>[baseline1.xlsx]Sheet4!$B$193</c:f>
              <c:strCache>
                <c:ptCount val="1"/>
                <c:pt idx="0">
                  <c:v>BR</c:v>
                </c:pt>
              </c:strCache>
            </c:strRef>
          </c:tx>
          <c:spPr>
            <a:solidFill>
              <a:schemeClr val="accent4"/>
            </a:solidFill>
            <a:ln>
              <a:noFill/>
            </a:ln>
            <a:effectLst/>
          </c:spPr>
          <c:invertIfNegative val="0"/>
          <c:dLbls>
            <c:delete val="1"/>
          </c:dLbls>
          <c:cat>
            <c:strRef>
              <c:f>[baseline1.xlsx]Sheet4!$C$189:$K$189</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[baseline1.xlsx]Sheet4!$C$193:$K$193</c:f>
              <c:numCache>
                <c:formatCode>General</c:formatCode>
                <c:ptCount val="9"/>
                <c:pt idx="0">
                  <c:v>968.7519</c:v>
                </c:pt>
                <c:pt idx="1">
                  <c:v>895.90785</c:v>
                </c:pt>
                <c:pt idx="2">
                  <c:v>823.35775</c:v>
                </c:pt>
                <c:pt idx="3">
                  <c:v>865.856025</c:v>
                </c:pt>
                <c:pt idx="4">
                  <c:v>812.5833</c:v>
                </c:pt>
                <c:pt idx="5">
                  <c:v>731.7169</c:v>
                </c:pt>
                <c:pt idx="6">
                  <c:v>792.07905</c:v>
                </c:pt>
                <c:pt idx="7">
                  <c:v>722.3960375</c:v>
                </c:pt>
                <c:pt idx="8">
                  <c:v>647.69045</c:v>
                </c:pt>
              </c:numCache>
            </c:numRef>
          </c:val>
        </c:ser>
        <c:dLbls>
          <c:showLegendKey val="0"/>
          <c:showVal val="0"/>
          <c:showCatName val="0"/>
          <c:showSerName val="0"/>
          <c:showPercent val="0"/>
          <c:showBubbleSize val="0"/>
        </c:dLbls>
        <c:gapWidth val="219"/>
        <c:overlap val="-27"/>
        <c:axId val="504672017"/>
        <c:axId val="361785643"/>
      </c:barChart>
      <c:catAx>
        <c:axId val="50467201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61785643"/>
        <c:crosses val="autoZero"/>
        <c:auto val="1"/>
        <c:lblAlgn val="ctr"/>
        <c:lblOffset val="100"/>
        <c:noMultiLvlLbl val="0"/>
      </c:catAx>
      <c:valAx>
        <c:axId val="3617856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吞吐率</a:t>
                </a:r>
                <a:r>
                  <a:rPr lang="en-US" altLang="zh-CN"/>
                  <a:t>(byte/us)</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4672017"/>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调度成功的流数量</a:t>
            </a:r>
          </a:p>
        </c:rich>
      </c:tx>
      <c:layout/>
      <c:overlay val="0"/>
      <c:spPr>
        <a:noFill/>
        <a:ln>
          <a:noFill/>
        </a:ln>
        <a:effectLst/>
      </c:spPr>
    </c:title>
    <c:autoTitleDeleted val="0"/>
    <c:plotArea>
      <c:layout/>
      <c:barChart>
        <c:barDir val="col"/>
        <c:grouping val="clustered"/>
        <c:varyColors val="0"/>
        <c:ser>
          <c:idx val="0"/>
          <c:order val="0"/>
          <c:tx>
            <c:strRef>
              <c:f>[baseline1.xlsx]Sheet4!$B$163</c:f>
              <c:strCache>
                <c:ptCount val="1"/>
                <c:pt idx="0">
                  <c:v>IRAS</c:v>
                </c:pt>
              </c:strCache>
            </c:strRef>
          </c:tx>
          <c:spPr>
            <a:solidFill>
              <a:schemeClr val="accent1"/>
            </a:solidFill>
            <a:ln>
              <a:noFill/>
            </a:ln>
            <a:effectLst/>
          </c:spPr>
          <c:invertIfNegative val="0"/>
          <c:dLbls>
            <c:delete val="1"/>
          </c:dLbls>
          <c:cat>
            <c:strRef>
              <c:f>[baseline1.xlsx]Sheet4!$C$162:$K$162</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[baseline1.xlsx]Sheet4!$C$163:$K$163</c:f>
              <c:numCache>
                <c:formatCode>General</c:formatCode>
                <c:ptCount val="9"/>
                <c:pt idx="0">
                  <c:v>1126</c:v>
                </c:pt>
                <c:pt idx="1">
                  <c:v>1310.8</c:v>
                </c:pt>
                <c:pt idx="2">
                  <c:v>1578.1</c:v>
                </c:pt>
                <c:pt idx="3">
                  <c:v>1400.8</c:v>
                </c:pt>
                <c:pt idx="4">
                  <c:v>1572.4</c:v>
                </c:pt>
                <c:pt idx="5">
                  <c:v>1736.7</c:v>
                </c:pt>
                <c:pt idx="6">
                  <c:v>1569.8</c:v>
                </c:pt>
                <c:pt idx="7">
                  <c:v>1676.8</c:v>
                </c:pt>
                <c:pt idx="8">
                  <c:v>1811.7</c:v>
                </c:pt>
              </c:numCache>
            </c:numRef>
          </c:val>
        </c:ser>
        <c:ser>
          <c:idx val="1"/>
          <c:order val="1"/>
          <c:tx>
            <c:strRef>
              <c:f>[baseline1.xlsx]Sheet4!$B$164</c:f>
              <c:strCache>
                <c:ptCount val="1"/>
                <c:pt idx="0">
                  <c:v>BR-TIME</c:v>
                </c:pt>
              </c:strCache>
            </c:strRef>
          </c:tx>
          <c:spPr>
            <a:solidFill>
              <a:schemeClr val="accent2"/>
            </a:solidFill>
            <a:ln>
              <a:noFill/>
            </a:ln>
            <a:effectLst/>
          </c:spPr>
          <c:invertIfNegative val="0"/>
          <c:dLbls>
            <c:delete val="1"/>
          </c:dLbls>
          <c:cat>
            <c:strRef>
              <c:f>[baseline1.xlsx]Sheet4!$C$162:$K$162</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[baseline1.xlsx]Sheet4!$C$164:$K$164</c:f>
              <c:numCache>
                <c:formatCode>General</c:formatCode>
                <c:ptCount val="9"/>
                <c:pt idx="0">
                  <c:v>1092.4</c:v>
                </c:pt>
                <c:pt idx="1">
                  <c:v>1269.3</c:v>
                </c:pt>
                <c:pt idx="2">
                  <c:v>1558</c:v>
                </c:pt>
                <c:pt idx="3">
                  <c:v>1338.7</c:v>
                </c:pt>
                <c:pt idx="4">
                  <c:v>1544.4</c:v>
                </c:pt>
                <c:pt idx="5">
                  <c:v>1760.2</c:v>
                </c:pt>
                <c:pt idx="6">
                  <c:v>1572.1</c:v>
                </c:pt>
                <c:pt idx="7">
                  <c:v>1731.7</c:v>
                </c:pt>
                <c:pt idx="8">
                  <c:v>1897</c:v>
                </c:pt>
              </c:numCache>
            </c:numRef>
          </c:val>
        </c:ser>
        <c:ser>
          <c:idx val="2"/>
          <c:order val="2"/>
          <c:tx>
            <c:strRef>
              <c:f>[baseline1.xlsx]Sheet4!$B$165</c:f>
              <c:strCache>
                <c:ptCount val="1"/>
                <c:pt idx="0">
                  <c:v>BR-PATH</c:v>
                </c:pt>
              </c:strCache>
            </c:strRef>
          </c:tx>
          <c:spPr>
            <a:solidFill>
              <a:schemeClr val="accent3"/>
            </a:solidFill>
            <a:ln>
              <a:noFill/>
            </a:ln>
            <a:effectLst/>
          </c:spPr>
          <c:invertIfNegative val="0"/>
          <c:dLbls>
            <c:delete val="1"/>
          </c:dLbls>
          <c:cat>
            <c:strRef>
              <c:f>[baseline1.xlsx]Sheet4!$C$162:$K$162</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[baseline1.xlsx]Sheet4!$C$165:$K$165</c:f>
              <c:numCache>
                <c:formatCode>General</c:formatCode>
                <c:ptCount val="9"/>
                <c:pt idx="0">
                  <c:v>1134.1</c:v>
                </c:pt>
                <c:pt idx="1">
                  <c:v>1316.8</c:v>
                </c:pt>
                <c:pt idx="2">
                  <c:v>1581.2</c:v>
                </c:pt>
                <c:pt idx="3">
                  <c:v>1409.5</c:v>
                </c:pt>
                <c:pt idx="4">
                  <c:v>1577.1</c:v>
                </c:pt>
                <c:pt idx="5">
                  <c:v>1743.9</c:v>
                </c:pt>
                <c:pt idx="6">
                  <c:v>1571.8</c:v>
                </c:pt>
                <c:pt idx="7">
                  <c:v>1682.2</c:v>
                </c:pt>
                <c:pt idx="8">
                  <c:v>1817.5</c:v>
                </c:pt>
              </c:numCache>
            </c:numRef>
          </c:val>
        </c:ser>
        <c:ser>
          <c:idx val="3"/>
          <c:order val="3"/>
          <c:tx>
            <c:strRef>
              <c:f>[baseline1.xlsx]Sheet4!$B$166</c:f>
              <c:strCache>
                <c:ptCount val="1"/>
                <c:pt idx="0">
                  <c:v>BR</c:v>
                </c:pt>
              </c:strCache>
            </c:strRef>
          </c:tx>
          <c:spPr>
            <a:solidFill>
              <a:schemeClr val="accent4"/>
            </a:solidFill>
            <a:ln>
              <a:noFill/>
            </a:ln>
            <a:effectLst/>
          </c:spPr>
          <c:invertIfNegative val="0"/>
          <c:dLbls>
            <c:delete val="1"/>
          </c:dLbls>
          <c:cat>
            <c:strRef>
              <c:f>[baseline1.xlsx]Sheet4!$C$162:$K$162</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[baseline1.xlsx]Sheet4!$C$166:$K$166</c:f>
              <c:numCache>
                <c:formatCode>General</c:formatCode>
                <c:ptCount val="9"/>
                <c:pt idx="0">
                  <c:v>1097.3</c:v>
                </c:pt>
                <c:pt idx="1">
                  <c:v>1280.2</c:v>
                </c:pt>
                <c:pt idx="2">
                  <c:v>1564.8</c:v>
                </c:pt>
                <c:pt idx="3">
                  <c:v>1342.2</c:v>
                </c:pt>
                <c:pt idx="4">
                  <c:v>1551.4</c:v>
                </c:pt>
                <c:pt idx="5">
                  <c:v>1764.7</c:v>
                </c:pt>
                <c:pt idx="6">
                  <c:v>1579.4</c:v>
                </c:pt>
                <c:pt idx="7">
                  <c:v>1733.5</c:v>
                </c:pt>
                <c:pt idx="8">
                  <c:v>1899</c:v>
                </c:pt>
              </c:numCache>
            </c:numRef>
          </c:val>
        </c:ser>
        <c:dLbls>
          <c:showLegendKey val="0"/>
          <c:showVal val="0"/>
          <c:showCatName val="0"/>
          <c:showSerName val="0"/>
          <c:showPercent val="0"/>
          <c:showBubbleSize val="0"/>
        </c:dLbls>
        <c:gapWidth val="219"/>
        <c:overlap val="-27"/>
        <c:axId val="362030653"/>
        <c:axId val="452142278"/>
      </c:barChart>
      <c:catAx>
        <c:axId val="36203065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52142278"/>
        <c:crosses val="autoZero"/>
        <c:auto val="1"/>
        <c:lblAlgn val="ctr"/>
        <c:lblOffset val="100"/>
        <c:noMultiLvlLbl val="0"/>
      </c:catAx>
      <c:valAx>
        <c:axId val="45214227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调度成功的流数量</a:t>
                </a:r>
                <a:r>
                  <a:rPr lang="en-US" altLang="zh-CN"/>
                  <a:t>(</a:t>
                </a:r>
                <a:r>
                  <a:rPr altLang="en-US"/>
                  <a:t>条</a:t>
                </a:r>
                <a:r>
                  <a:rPr lang="en-US" altLang="zh-CN"/>
                  <a:t>)</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62030653"/>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一轮重配置平均计算时间</a:t>
            </a:r>
          </a:p>
        </c:rich>
      </c:tx>
      <c:layout/>
      <c:overlay val="0"/>
      <c:spPr>
        <a:noFill/>
        <a:ln>
          <a:noFill/>
        </a:ln>
        <a:effectLst/>
      </c:spPr>
    </c:title>
    <c:autoTitleDeleted val="0"/>
    <c:plotArea>
      <c:layout/>
      <c:barChart>
        <c:barDir val="col"/>
        <c:grouping val="clustered"/>
        <c:varyColors val="0"/>
        <c:ser>
          <c:idx val="0"/>
          <c:order val="0"/>
          <c:tx>
            <c:strRef>
              <c:f>[baseline1.xlsx]Sheet4!$B$203</c:f>
              <c:strCache>
                <c:ptCount val="1"/>
                <c:pt idx="0">
                  <c:v>BR-TIME</c:v>
                </c:pt>
              </c:strCache>
            </c:strRef>
          </c:tx>
          <c:spPr>
            <a:solidFill>
              <a:schemeClr val="accent1"/>
            </a:solidFill>
            <a:ln>
              <a:noFill/>
            </a:ln>
            <a:effectLst/>
          </c:spPr>
          <c:invertIfNegative val="0"/>
          <c:dLbls>
            <c:delete val="1"/>
          </c:dLbls>
          <c:cat>
            <c:strRef>
              <c:f>[baseline1.xlsx]Sheet4!$C$202:$K$202</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[baseline1.xlsx]Sheet4!$C$203:$K$203</c:f>
              <c:numCache>
                <c:formatCode>0.0_ </c:formatCode>
                <c:ptCount val="9"/>
                <c:pt idx="0">
                  <c:v>0.47</c:v>
                </c:pt>
                <c:pt idx="1">
                  <c:v>0.59</c:v>
                </c:pt>
                <c:pt idx="2">
                  <c:v>1.01</c:v>
                </c:pt>
                <c:pt idx="3">
                  <c:v>0.56</c:v>
                </c:pt>
                <c:pt idx="4">
                  <c:v>0.88</c:v>
                </c:pt>
                <c:pt idx="5">
                  <c:v>1.62</c:v>
                </c:pt>
                <c:pt idx="6">
                  <c:v>1.2</c:v>
                </c:pt>
                <c:pt idx="7">
                  <c:v>1.77</c:v>
                </c:pt>
                <c:pt idx="8">
                  <c:v>3.5</c:v>
                </c:pt>
              </c:numCache>
            </c:numRef>
          </c:val>
        </c:ser>
        <c:ser>
          <c:idx val="1"/>
          <c:order val="1"/>
          <c:tx>
            <c:strRef>
              <c:f>[baseline1.xlsx]Sheet4!$B$204</c:f>
              <c:strCache>
                <c:ptCount val="1"/>
                <c:pt idx="0">
                  <c:v>BR-PATH</c:v>
                </c:pt>
              </c:strCache>
            </c:strRef>
          </c:tx>
          <c:spPr>
            <a:solidFill>
              <a:schemeClr val="accent2"/>
            </a:solidFill>
            <a:ln>
              <a:noFill/>
            </a:ln>
            <a:effectLst/>
          </c:spPr>
          <c:invertIfNegative val="0"/>
          <c:dLbls>
            <c:delete val="1"/>
          </c:dLbls>
          <c:cat>
            <c:strRef>
              <c:f>[baseline1.xlsx]Sheet4!$C$202:$K$202</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[baseline1.xlsx]Sheet4!$C$204:$K$204</c:f>
              <c:numCache>
                <c:formatCode>0.0_ </c:formatCode>
                <c:ptCount val="9"/>
                <c:pt idx="0">
                  <c:v>1.57</c:v>
                </c:pt>
                <c:pt idx="1">
                  <c:v>1.71</c:v>
                </c:pt>
                <c:pt idx="2">
                  <c:v>2.47</c:v>
                </c:pt>
                <c:pt idx="3">
                  <c:v>2.86</c:v>
                </c:pt>
                <c:pt idx="4">
                  <c:v>3.78</c:v>
                </c:pt>
                <c:pt idx="5">
                  <c:v>7.18</c:v>
                </c:pt>
                <c:pt idx="6">
                  <c:v>10.85</c:v>
                </c:pt>
                <c:pt idx="7">
                  <c:v>17.75</c:v>
                </c:pt>
                <c:pt idx="8">
                  <c:v>30.51</c:v>
                </c:pt>
              </c:numCache>
            </c:numRef>
          </c:val>
        </c:ser>
        <c:ser>
          <c:idx val="2"/>
          <c:order val="2"/>
          <c:tx>
            <c:strRef>
              <c:f>[baseline1.xlsx]Sheet4!$B$205</c:f>
              <c:strCache>
                <c:ptCount val="1"/>
                <c:pt idx="0">
                  <c:v>BR</c:v>
                </c:pt>
              </c:strCache>
            </c:strRef>
          </c:tx>
          <c:spPr>
            <a:solidFill>
              <a:schemeClr val="accent3"/>
            </a:solidFill>
            <a:ln>
              <a:noFill/>
            </a:ln>
            <a:effectLst/>
          </c:spPr>
          <c:invertIfNegative val="0"/>
          <c:dLbls>
            <c:delete val="1"/>
          </c:dLbls>
          <c:cat>
            <c:strRef>
              <c:f>[baseline1.xlsx]Sheet4!$C$202:$K$202</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[baseline1.xlsx]Sheet4!$C$205:$K$205</c:f>
              <c:numCache>
                <c:formatCode>General</c:formatCode>
                <c:ptCount val="9"/>
                <c:pt idx="0">
                  <c:v>0.5</c:v>
                </c:pt>
                <c:pt idx="1">
                  <c:v>0.8</c:v>
                </c:pt>
                <c:pt idx="2">
                  <c:v>1.3</c:v>
                </c:pt>
                <c:pt idx="3">
                  <c:v>0.8</c:v>
                </c:pt>
                <c:pt idx="4">
                  <c:v>1.1</c:v>
                </c:pt>
                <c:pt idx="5">
                  <c:v>1.9</c:v>
                </c:pt>
                <c:pt idx="6">
                  <c:v>1.6</c:v>
                </c:pt>
                <c:pt idx="7">
                  <c:v>2.3</c:v>
                </c:pt>
                <c:pt idx="8">
                  <c:v>3.9</c:v>
                </c:pt>
              </c:numCache>
            </c:numRef>
          </c:val>
        </c:ser>
        <c:dLbls>
          <c:showLegendKey val="0"/>
          <c:showVal val="0"/>
          <c:showCatName val="0"/>
          <c:showSerName val="0"/>
          <c:showPercent val="0"/>
          <c:showBubbleSize val="0"/>
        </c:dLbls>
        <c:gapWidth val="219"/>
        <c:overlap val="-27"/>
        <c:axId val="326533831"/>
        <c:axId val="776894887"/>
      </c:barChart>
      <c:catAx>
        <c:axId val="32653383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76894887"/>
        <c:crosses val="autoZero"/>
        <c:auto val="1"/>
        <c:lblAlgn val="ctr"/>
        <c:lblOffset val="100"/>
        <c:noMultiLvlLbl val="0"/>
      </c:catAx>
      <c:valAx>
        <c:axId val="7768948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一轮重配置平均计算时间（</a:t>
                </a:r>
                <a:r>
                  <a:rPr lang="en-US" altLang="zh-CN"/>
                  <a:t>s</a:t>
                </a:r>
                <a:r>
                  <a:t>）</a:t>
                </a:r>
              </a:p>
            </c:rich>
          </c:tx>
          <c:layout/>
          <c:overlay val="0"/>
          <c:spPr>
            <a:noFill/>
            <a:ln>
              <a:noFill/>
            </a:ln>
            <a:effectLst/>
          </c:spPr>
        </c:title>
        <c:numFmt formatCode="0_);[Red]\(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26533831"/>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altLang="en-US"/>
              <a:t>传输时间范围方差</a:t>
            </a:r>
            <a:endParaRPr lang="en-US" altLang="zh-CN"/>
          </a:p>
        </c:rich>
      </c:tx>
      <c:layout/>
      <c:overlay val="0"/>
      <c:spPr>
        <a:noFill/>
        <a:ln>
          <a:noFill/>
        </a:ln>
        <a:effectLst/>
      </c:spPr>
    </c:title>
    <c:autoTitleDeleted val="0"/>
    <c:plotArea>
      <c:layout/>
      <c:barChart>
        <c:barDir val="col"/>
        <c:grouping val="clustered"/>
        <c:varyColors val="0"/>
        <c:ser>
          <c:idx val="0"/>
          <c:order val="0"/>
          <c:tx>
            <c:strRef>
              <c:f>[baseline1.xlsx]Sheet4!$B$226</c:f>
              <c:strCache>
                <c:ptCount val="1"/>
                <c:pt idx="0">
                  <c:v>IRAS</c:v>
                </c:pt>
              </c:strCache>
            </c:strRef>
          </c:tx>
          <c:spPr>
            <a:solidFill>
              <a:schemeClr val="accent1"/>
            </a:solidFill>
            <a:ln>
              <a:noFill/>
            </a:ln>
            <a:effectLst/>
          </c:spPr>
          <c:invertIfNegative val="0"/>
          <c:dLbls>
            <c:delete val="1"/>
          </c:dLbls>
          <c:cat>
            <c:strRef>
              <c:f>[baseline1.xlsx]Sheet4!$C$225:$K$225</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[baseline1.xlsx]Sheet4!$C$226:$K$226</c:f>
              <c:numCache>
                <c:formatCode>General</c:formatCode>
                <c:ptCount val="9"/>
                <c:pt idx="0">
                  <c:v>6.0502858</c:v>
                </c:pt>
                <c:pt idx="1">
                  <c:v>6.381759175</c:v>
                </c:pt>
                <c:pt idx="2">
                  <c:v>12.84587738</c:v>
                </c:pt>
                <c:pt idx="3">
                  <c:v>12.35201914</c:v>
                </c:pt>
                <c:pt idx="4">
                  <c:v>18.32843691</c:v>
                </c:pt>
                <c:pt idx="5">
                  <c:v>25.51323271</c:v>
                </c:pt>
                <c:pt idx="6">
                  <c:v>22.12290588</c:v>
                </c:pt>
                <c:pt idx="7">
                  <c:v>30.00685271</c:v>
                </c:pt>
                <c:pt idx="8">
                  <c:v>33.36160345</c:v>
                </c:pt>
              </c:numCache>
            </c:numRef>
          </c:val>
        </c:ser>
        <c:ser>
          <c:idx val="1"/>
          <c:order val="1"/>
          <c:tx>
            <c:strRef>
              <c:f>[baseline1.xlsx]Sheet4!$B$227</c:f>
              <c:strCache>
                <c:ptCount val="1"/>
                <c:pt idx="0">
                  <c:v>BR-TIME</c:v>
                </c:pt>
              </c:strCache>
            </c:strRef>
          </c:tx>
          <c:spPr>
            <a:solidFill>
              <a:schemeClr val="accent2"/>
            </a:solidFill>
            <a:ln>
              <a:noFill/>
            </a:ln>
            <a:effectLst/>
          </c:spPr>
          <c:invertIfNegative val="0"/>
          <c:dLbls>
            <c:delete val="1"/>
          </c:dLbls>
          <c:cat>
            <c:strRef>
              <c:f>[baseline1.xlsx]Sheet4!$C$225:$K$225</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[baseline1.xlsx]Sheet4!$C$227:$K$227</c:f>
              <c:numCache>
                <c:formatCode>General</c:formatCode>
                <c:ptCount val="9"/>
                <c:pt idx="0">
                  <c:v>0.637887725</c:v>
                </c:pt>
                <c:pt idx="1">
                  <c:v>0.71108685</c:v>
                </c:pt>
                <c:pt idx="2">
                  <c:v>0.842018525</c:v>
                </c:pt>
                <c:pt idx="3">
                  <c:v>1.796712763</c:v>
                </c:pt>
                <c:pt idx="4">
                  <c:v>1.864507131</c:v>
                </c:pt>
                <c:pt idx="5">
                  <c:v>1.342612431</c:v>
                </c:pt>
                <c:pt idx="6">
                  <c:v>2.739199686</c:v>
                </c:pt>
                <c:pt idx="7">
                  <c:v>2.334732195</c:v>
                </c:pt>
                <c:pt idx="8">
                  <c:v>1.368355077</c:v>
                </c:pt>
              </c:numCache>
            </c:numRef>
          </c:val>
        </c:ser>
        <c:ser>
          <c:idx val="2"/>
          <c:order val="2"/>
          <c:tx>
            <c:strRef>
              <c:f>[baseline1.xlsx]Sheet4!$B$228</c:f>
              <c:strCache>
                <c:ptCount val="1"/>
                <c:pt idx="0">
                  <c:v>BR-PATH</c:v>
                </c:pt>
              </c:strCache>
            </c:strRef>
          </c:tx>
          <c:spPr>
            <a:solidFill>
              <a:schemeClr val="accent3"/>
            </a:solidFill>
            <a:ln>
              <a:noFill/>
            </a:ln>
            <a:effectLst/>
          </c:spPr>
          <c:invertIfNegative val="0"/>
          <c:dLbls>
            <c:delete val="1"/>
          </c:dLbls>
          <c:cat>
            <c:strRef>
              <c:f>[baseline1.xlsx]Sheet4!$C$225:$K$225</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[baseline1.xlsx]Sheet4!$C$228:$K$228</c:f>
              <c:numCache>
                <c:formatCode>General</c:formatCode>
                <c:ptCount val="9"/>
                <c:pt idx="0">
                  <c:v>5.998274</c:v>
                </c:pt>
                <c:pt idx="1">
                  <c:v>7.05667865</c:v>
                </c:pt>
                <c:pt idx="2">
                  <c:v>12.91058118</c:v>
                </c:pt>
                <c:pt idx="3">
                  <c:v>12.86907053</c:v>
                </c:pt>
                <c:pt idx="4">
                  <c:v>18.75299443</c:v>
                </c:pt>
                <c:pt idx="5">
                  <c:v>25.94178711</c:v>
                </c:pt>
                <c:pt idx="6">
                  <c:v>22.4073057</c:v>
                </c:pt>
                <c:pt idx="7">
                  <c:v>30.19582565</c:v>
                </c:pt>
                <c:pt idx="8">
                  <c:v>33.64763111</c:v>
                </c:pt>
              </c:numCache>
            </c:numRef>
          </c:val>
        </c:ser>
        <c:ser>
          <c:idx val="3"/>
          <c:order val="3"/>
          <c:tx>
            <c:strRef>
              <c:f>[baseline1.xlsx]Sheet4!$B$229</c:f>
              <c:strCache>
                <c:ptCount val="1"/>
                <c:pt idx="0">
                  <c:v>BR</c:v>
                </c:pt>
              </c:strCache>
            </c:strRef>
          </c:tx>
          <c:spPr>
            <a:solidFill>
              <a:schemeClr val="accent4"/>
            </a:solidFill>
            <a:ln>
              <a:noFill/>
            </a:ln>
            <a:effectLst/>
          </c:spPr>
          <c:invertIfNegative val="0"/>
          <c:dLbls>
            <c:delete val="1"/>
          </c:dLbls>
          <c:cat>
            <c:strRef>
              <c:f>[baseline1.xlsx]Sheet4!$C$225:$K$225</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[baseline1.xlsx]Sheet4!$C$229:$K$229</c:f>
              <c:numCache>
                <c:formatCode>General</c:formatCode>
                <c:ptCount val="9"/>
                <c:pt idx="0">
                  <c:v>0.586892975</c:v>
                </c:pt>
                <c:pt idx="1">
                  <c:v>0.7224629</c:v>
                </c:pt>
                <c:pt idx="2">
                  <c:v>0.670854375</c:v>
                </c:pt>
                <c:pt idx="3">
                  <c:v>1.691197544</c:v>
                </c:pt>
                <c:pt idx="4">
                  <c:v>1.70939415</c:v>
                </c:pt>
                <c:pt idx="5">
                  <c:v>1.218181244</c:v>
                </c:pt>
                <c:pt idx="6">
                  <c:v>2.685588025</c:v>
                </c:pt>
                <c:pt idx="7">
                  <c:v>2.298555856</c:v>
                </c:pt>
                <c:pt idx="8">
                  <c:v>1.329362133</c:v>
                </c:pt>
              </c:numCache>
            </c:numRef>
          </c:val>
        </c:ser>
        <c:dLbls>
          <c:showLegendKey val="0"/>
          <c:showVal val="0"/>
          <c:showCatName val="0"/>
          <c:showSerName val="0"/>
          <c:showPercent val="0"/>
          <c:showBubbleSize val="0"/>
        </c:dLbls>
        <c:gapWidth val="219"/>
        <c:overlap val="-27"/>
        <c:axId val="860499891"/>
        <c:axId val="146133110"/>
      </c:barChart>
      <c:catAx>
        <c:axId val="86049989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46133110"/>
        <c:crosses val="autoZero"/>
        <c:auto val="1"/>
        <c:lblAlgn val="ctr"/>
        <c:lblOffset val="100"/>
        <c:noMultiLvlLbl val="0"/>
      </c:catAx>
      <c:valAx>
        <c:axId val="1461331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传输时间范围方差((ms)^2)</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60499891"/>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lang="en-US" altLang="zh-CN"/>
              <a:t>BR-TIME</a:t>
            </a:r>
            <a:r>
              <a:rPr altLang="en-US"/>
              <a:t>吞吐率和流数量提升率</a:t>
            </a:r>
            <a:endParaRPr altLang="en-US"/>
          </a:p>
        </c:rich>
      </c:tx>
      <c:layout/>
      <c:overlay val="0"/>
      <c:spPr>
        <a:noFill/>
        <a:ln>
          <a:noFill/>
        </a:ln>
        <a:effectLst/>
      </c:spPr>
    </c:title>
    <c:autoTitleDeleted val="0"/>
    <c:plotArea>
      <c:layout/>
      <c:lineChart>
        <c:grouping val="standard"/>
        <c:varyColors val="0"/>
        <c:ser>
          <c:idx val="0"/>
          <c:order val="0"/>
          <c:tx>
            <c:strRef>
              <c:f>[baseline1.xlsx]Sheet4!$B$238</c:f>
              <c:strCache>
                <c:ptCount val="1"/>
                <c:pt idx="0">
                  <c:v>流数量</c:v>
                </c:pt>
              </c:strCache>
            </c:strRef>
          </c:tx>
          <c:spPr>
            <a:ln w="28575" cap="rnd">
              <a:solidFill>
                <a:schemeClr val="accent1"/>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b"/>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[baseline1.xlsx]Sheet4!$C$237:$K$237</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[baseline1.xlsx]Sheet4!$C$238:$K$238</c:f>
              <c:numCache>
                <c:formatCode>0.00_ </c:formatCode>
                <c:ptCount val="9"/>
                <c:pt idx="0">
                  <c:v>-2.98401420959147</c:v>
                </c:pt>
                <c:pt idx="1">
                  <c:v>-3.16600549282881</c:v>
                </c:pt>
                <c:pt idx="2">
                  <c:v>-1.27368354350167</c:v>
                </c:pt>
                <c:pt idx="3">
                  <c:v>-4.43318103940605</c:v>
                </c:pt>
                <c:pt idx="4">
                  <c:v>-1.78071737471381</c:v>
                </c:pt>
                <c:pt idx="5">
                  <c:v>1.35314101456786</c:v>
                </c:pt>
                <c:pt idx="6">
                  <c:v>0.146515479678937</c:v>
                </c:pt>
                <c:pt idx="7">
                  <c:v>3.27409351145039</c:v>
                </c:pt>
                <c:pt idx="8">
                  <c:v>4.70828503615389</c:v>
                </c:pt>
              </c:numCache>
            </c:numRef>
          </c:val>
          <c:smooth val="0"/>
        </c:ser>
        <c:ser>
          <c:idx val="1"/>
          <c:order val="1"/>
          <c:tx>
            <c:strRef>
              <c:f>[baseline1.xlsx]Sheet4!$B$239</c:f>
              <c:strCache>
                <c:ptCount val="1"/>
                <c:pt idx="0">
                  <c:v>吞吐率</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[baseline1.xlsx]Sheet4!$C$237:$K$237</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[baseline1.xlsx]Sheet4!$C$239:$K$239</c:f>
              <c:numCache>
                <c:formatCode>0.00_ </c:formatCode>
                <c:ptCount val="9"/>
                <c:pt idx="0">
                  <c:v>0.938455335717261</c:v>
                </c:pt>
                <c:pt idx="1">
                  <c:v>0.842317440753844</c:v>
                </c:pt>
                <c:pt idx="2">
                  <c:v>1.12336204221715</c:v>
                </c:pt>
                <c:pt idx="3">
                  <c:v>3.29170515927156</c:v>
                </c:pt>
                <c:pt idx="4">
                  <c:v>4.51932861736451</c:v>
                </c:pt>
                <c:pt idx="5">
                  <c:v>6.69897718620715</c:v>
                </c:pt>
                <c:pt idx="6">
                  <c:v>10.1146253323395</c:v>
                </c:pt>
                <c:pt idx="7">
                  <c:v>13.2274666572123</c:v>
                </c:pt>
                <c:pt idx="8">
                  <c:v>14.6600379067201</c:v>
                </c:pt>
              </c:numCache>
            </c:numRef>
          </c:val>
          <c:smooth val="0"/>
        </c:ser>
        <c:dLbls>
          <c:showLegendKey val="0"/>
          <c:showVal val="1"/>
          <c:showCatName val="0"/>
          <c:showSerName val="0"/>
          <c:showPercent val="0"/>
          <c:showBubbleSize val="0"/>
        </c:dLbls>
        <c:marker val="0"/>
        <c:smooth val="0"/>
        <c:axId val="770726589"/>
        <c:axId val="690558932"/>
      </c:lineChart>
      <c:catAx>
        <c:axId val="770726589"/>
        <c:scaling>
          <c:orientation val="minMax"/>
        </c:scaling>
        <c:delete val="0"/>
        <c:axPos val="b"/>
        <c:majorTickMark val="none"/>
        <c:minorTickMark val="none"/>
        <c:tickLblPos val="low"/>
        <c:spPr>
          <a:noFill/>
          <a:ln w="9525" cap="flat" cmpd="sng" algn="ctr">
            <a:solidFill>
              <a:schemeClr val="tx1">
                <a:lumMod val="15000"/>
                <a:lumOff val="85000"/>
              </a:schemeClr>
            </a:solidFill>
            <a:round/>
          </a:ln>
          <a:effectLst/>
        </c:spPr>
        <c:txPr>
          <a:bodyPr rot="-60000000" spcFirstLastPara="0" vertOverflow="ellipsis" vert="horz" wrap="square" anchor="b" anchorCtr="0"/>
          <a:lstStyle/>
          <a:p>
            <a:pPr>
              <a:defRPr lang="zh-CN" sz="900" b="0" i="0" u="none" strike="noStrike" kern="1200" baseline="0">
                <a:solidFill>
                  <a:schemeClr val="tx1">
                    <a:lumMod val="65000"/>
                    <a:lumOff val="35000"/>
                  </a:schemeClr>
                </a:solidFill>
                <a:latin typeface="+mn-lt"/>
                <a:ea typeface="+mn-ea"/>
                <a:cs typeface="+mn-cs"/>
              </a:defRPr>
            </a:pPr>
          </a:p>
        </c:txPr>
        <c:crossAx val="690558932"/>
        <c:crosses val="autoZero"/>
        <c:auto val="0"/>
        <c:lblAlgn val="ctr"/>
        <c:lblOffset val="100"/>
        <c:noMultiLvlLbl val="0"/>
      </c:catAx>
      <c:valAx>
        <c:axId val="6905589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提升率</a:t>
                </a:r>
                <a:r>
                  <a:rPr lang="en-US" altLang="zh-CN"/>
                  <a:t>(%)</a:t>
                </a:r>
                <a:endParaRPr lang="en-US" altLang="zh-CN"/>
              </a:p>
            </c:rich>
          </c:tx>
          <c:layout/>
          <c:overlay val="0"/>
          <c:spPr>
            <a:noFill/>
            <a:ln>
              <a:noFill/>
            </a:ln>
            <a:effectLst/>
          </c:spPr>
        </c:title>
        <c:numFmt formatCode="0_ " sourceLinked="0"/>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70726589"/>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BR-</a:t>
            </a:r>
            <a:r>
              <a:rPr lang="en-US" altLang="zh-CN"/>
              <a:t>PATH</a:t>
            </a:r>
            <a:r>
              <a:t>吞吐率和流数量提升率</a:t>
            </a:r>
          </a:p>
        </c:rich>
      </c:tx>
      <c:layout/>
      <c:overlay val="0"/>
      <c:spPr>
        <a:noFill/>
        <a:ln>
          <a:noFill/>
        </a:ln>
        <a:effectLst/>
      </c:spPr>
    </c:title>
    <c:autoTitleDeleted val="0"/>
    <c:plotArea>
      <c:layout/>
      <c:lineChart>
        <c:grouping val="standard"/>
        <c:varyColors val="0"/>
        <c:ser>
          <c:idx val="0"/>
          <c:order val="0"/>
          <c:tx>
            <c:strRef>
              <c:f>[baseline1.xlsx]Sheet4!$B$252</c:f>
              <c:strCache>
                <c:ptCount val="1"/>
                <c:pt idx="0">
                  <c:v>流数量</c:v>
                </c:pt>
              </c:strCache>
            </c:strRef>
          </c:tx>
          <c:spPr>
            <a:ln w="28575" cap="rnd">
              <a:solidFill>
                <a:schemeClr val="accent1"/>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b"/>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[baseline1.xlsx]Sheet4!$C$251:$K$251</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[baseline1.xlsx]Sheet4!$C$252:$K$252</c:f>
              <c:numCache>
                <c:formatCode>0.00_ </c:formatCode>
                <c:ptCount val="9"/>
                <c:pt idx="0">
                  <c:v>0.719360568383651</c:v>
                </c:pt>
                <c:pt idx="1">
                  <c:v>0.45773573390296</c:v>
                </c:pt>
                <c:pt idx="2">
                  <c:v>0.196438755465442</c:v>
                </c:pt>
                <c:pt idx="3">
                  <c:v>0.621073672187325</c:v>
                </c:pt>
                <c:pt idx="4">
                  <c:v>0.298906130755521</c:v>
                </c:pt>
                <c:pt idx="5">
                  <c:v>0.414579374676112</c:v>
                </c:pt>
                <c:pt idx="6">
                  <c:v>0.127404764938209</c:v>
                </c:pt>
                <c:pt idx="7">
                  <c:v>0.32204198473283</c:v>
                </c:pt>
                <c:pt idx="8">
                  <c:v>0.320141303747859</c:v>
                </c:pt>
              </c:numCache>
            </c:numRef>
          </c:val>
          <c:smooth val="0"/>
        </c:ser>
        <c:ser>
          <c:idx val="1"/>
          <c:order val="1"/>
          <c:tx>
            <c:strRef>
              <c:f>[baseline1.xlsx]Sheet4!$B$253</c:f>
              <c:strCache>
                <c:ptCount val="1"/>
                <c:pt idx="0">
                  <c:v>吞吐率</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[baseline1.xlsx]Sheet4!$C$251:$K$251</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[baseline1.xlsx]Sheet4!$C$253:$K$253</c:f>
              <c:numCache>
                <c:formatCode>0.00_ </c:formatCode>
                <c:ptCount val="9"/>
                <c:pt idx="0">
                  <c:v>0.890909679518438</c:v>
                </c:pt>
                <c:pt idx="1">
                  <c:v>0.869928739843654</c:v>
                </c:pt>
                <c:pt idx="2">
                  <c:v>0.416270459559388</c:v>
                </c:pt>
                <c:pt idx="3">
                  <c:v>0.980118092211703</c:v>
                </c:pt>
                <c:pt idx="4">
                  <c:v>0.480982661661294</c:v>
                </c:pt>
                <c:pt idx="5">
                  <c:v>0.935704915927458</c:v>
                </c:pt>
                <c:pt idx="6">
                  <c:v>0.633205364013914</c:v>
                </c:pt>
                <c:pt idx="7">
                  <c:v>0.847735801994404</c:v>
                </c:pt>
                <c:pt idx="8">
                  <c:v>0.782978823137437</c:v>
                </c:pt>
              </c:numCache>
            </c:numRef>
          </c:val>
          <c:smooth val="0"/>
        </c:ser>
        <c:dLbls>
          <c:showLegendKey val="0"/>
          <c:showVal val="1"/>
          <c:showCatName val="0"/>
          <c:showSerName val="0"/>
          <c:showPercent val="0"/>
          <c:showBubbleSize val="0"/>
        </c:dLbls>
        <c:marker val="0"/>
        <c:smooth val="0"/>
        <c:axId val="835376237"/>
        <c:axId val="629319121"/>
      </c:lineChart>
      <c:catAx>
        <c:axId val="83537623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9319121"/>
        <c:crosses val="autoZero"/>
        <c:auto val="1"/>
        <c:lblAlgn val="ctr"/>
        <c:lblOffset val="100"/>
        <c:noMultiLvlLbl val="0"/>
      </c:catAx>
      <c:valAx>
        <c:axId val="62931912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提升率</a:t>
                </a:r>
                <a:r>
                  <a:rPr lang="en-US" altLang="zh-CN"/>
                  <a:t>(%)</a:t>
                </a:r>
                <a:endParaRPr lang="en-US" altLang="zh-CN"/>
              </a:p>
            </c:rich>
          </c:tx>
          <c:layout/>
          <c:overlay val="0"/>
          <c:spPr>
            <a:noFill/>
            <a:ln>
              <a:noFill/>
            </a:ln>
            <a:effectLst/>
          </c:spPr>
        </c:title>
        <c:numFmt formatCode="0.0_);[Red]\(0.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35376237"/>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BR吞吐率和流数量提升率</a:t>
            </a:r>
          </a:p>
        </c:rich>
      </c:tx>
      <c:layout>
        <c:manualLayout>
          <c:xMode val="edge"/>
          <c:yMode val="edge"/>
          <c:x val="0.328694612892191"/>
          <c:y val="0.0362865221489161"/>
        </c:manualLayout>
      </c:layout>
      <c:overlay val="0"/>
      <c:spPr>
        <a:noFill/>
        <a:ln>
          <a:noFill/>
        </a:ln>
        <a:effectLst/>
      </c:spPr>
    </c:title>
    <c:autoTitleDeleted val="0"/>
    <c:plotArea>
      <c:layout/>
      <c:lineChart>
        <c:grouping val="standard"/>
        <c:varyColors val="0"/>
        <c:ser>
          <c:idx val="0"/>
          <c:order val="0"/>
          <c:tx>
            <c:strRef>
              <c:f>[baseline1.xlsx]Sheet4!$B$269</c:f>
              <c:strCache>
                <c:ptCount val="1"/>
                <c:pt idx="0">
                  <c:v>流数量</c:v>
                </c:pt>
              </c:strCache>
            </c:strRef>
          </c:tx>
          <c:spPr>
            <a:ln w="28575" cap="rnd">
              <a:solidFill>
                <a:schemeClr val="accent1"/>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b"/>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[baseline1.xlsx]Sheet4!$C$268:$K$268</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[baseline1.xlsx]Sheet4!$C$269:$K$269</c:f>
              <c:numCache>
                <c:formatCode>0.00_ </c:formatCode>
                <c:ptCount val="9"/>
                <c:pt idx="0">
                  <c:v>-2.54884547069272</c:v>
                </c:pt>
                <c:pt idx="1">
                  <c:v>-2.33445224290509</c:v>
                </c:pt>
                <c:pt idx="2">
                  <c:v>-0.842785628287178</c:v>
                </c:pt>
                <c:pt idx="3">
                  <c:v>-4.18332381496287</c:v>
                </c:pt>
                <c:pt idx="4">
                  <c:v>-1.33553803103536</c:v>
                </c:pt>
                <c:pt idx="5">
                  <c:v>1.61225312374043</c:v>
                </c:pt>
                <c:pt idx="6">
                  <c:v>0.61154287170341</c:v>
                </c:pt>
                <c:pt idx="7">
                  <c:v>3.38144083969466</c:v>
                </c:pt>
                <c:pt idx="8">
                  <c:v>4.81867858917039</c:v>
                </c:pt>
              </c:numCache>
            </c:numRef>
          </c:val>
          <c:smooth val="0"/>
        </c:ser>
        <c:ser>
          <c:idx val="1"/>
          <c:order val="1"/>
          <c:tx>
            <c:strRef>
              <c:f>[baseline1.xlsx]Sheet4!$B$270</c:f>
              <c:strCache>
                <c:ptCount val="1"/>
                <c:pt idx="0">
                  <c:v>吞吐率</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[baseline1.xlsx]Sheet4!$C$268:$K$268</c:f>
              <c:strCache>
                <c:ptCount val="9"/>
                <c:pt idx="0">
                  <c:v>组合1</c:v>
                </c:pt>
                <c:pt idx="1">
                  <c:v>组合2</c:v>
                </c:pt>
                <c:pt idx="2">
                  <c:v>组合3</c:v>
                </c:pt>
                <c:pt idx="3">
                  <c:v>组合4</c:v>
                </c:pt>
                <c:pt idx="4">
                  <c:v>组合5</c:v>
                </c:pt>
                <c:pt idx="5">
                  <c:v>组合6</c:v>
                </c:pt>
                <c:pt idx="6">
                  <c:v>组合7</c:v>
                </c:pt>
                <c:pt idx="7">
                  <c:v>组合8</c:v>
                </c:pt>
                <c:pt idx="8">
                  <c:v>组合9</c:v>
                </c:pt>
              </c:strCache>
            </c:strRef>
          </c:cat>
          <c:val>
            <c:numRef>
              <c:f>[baseline1.xlsx]Sheet4!$C$270:$K$270</c:f>
              <c:numCache>
                <c:formatCode>0.00_ </c:formatCode>
                <c:ptCount val="9"/>
                <c:pt idx="0">
                  <c:v>1.33086520594655</c:v>
                </c:pt>
                <c:pt idx="1">
                  <c:v>1.52751735381197</c:v>
                </c:pt>
                <c:pt idx="2">
                  <c:v>1.92390310592329</c:v>
                </c:pt>
                <c:pt idx="3">
                  <c:v>3.73793632552627</c:v>
                </c:pt>
                <c:pt idx="4">
                  <c:v>5.06340104045419</c:v>
                </c:pt>
                <c:pt idx="5">
                  <c:v>7.39517672204233</c:v>
                </c:pt>
                <c:pt idx="6">
                  <c:v>10.6090399412741</c:v>
                </c:pt>
                <c:pt idx="7">
                  <c:v>13.1383622689793</c:v>
                </c:pt>
                <c:pt idx="8">
                  <c:v>15.0008574810175</c:v>
                </c:pt>
              </c:numCache>
            </c:numRef>
          </c:val>
          <c:smooth val="0"/>
        </c:ser>
        <c:dLbls>
          <c:showLegendKey val="0"/>
          <c:showVal val="1"/>
          <c:showCatName val="0"/>
          <c:showSerName val="0"/>
          <c:showPercent val="0"/>
          <c:showBubbleSize val="0"/>
        </c:dLbls>
        <c:marker val="0"/>
        <c:smooth val="0"/>
        <c:axId val="236128933"/>
        <c:axId val="604029499"/>
      </c:lineChart>
      <c:catAx>
        <c:axId val="236128933"/>
        <c:scaling>
          <c:orientation val="minMax"/>
        </c:scaling>
        <c:delete val="0"/>
        <c:axPos val="b"/>
        <c:majorTickMark val="none"/>
        <c:minorTickMark val="none"/>
        <c:tickLblPos val="low"/>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04029499"/>
        <c:crosses val="autoZero"/>
        <c:auto val="1"/>
        <c:lblAlgn val="ctr"/>
        <c:lblOffset val="100"/>
        <c:noMultiLvlLbl val="0"/>
      </c:catAx>
      <c:valAx>
        <c:axId val="6040294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提升率</a:t>
                </a:r>
                <a:r>
                  <a:rPr lang="en-US" altLang="zh-CN"/>
                  <a:t>(%)</a:t>
                </a:r>
                <a:endParaRPr lang="en-US" altLang="zh-CN"/>
              </a:p>
            </c:rich>
          </c:tx>
          <c:layout/>
          <c:overlay val="0"/>
          <c:spPr>
            <a:noFill/>
            <a:ln>
              <a:noFill/>
            </a:ln>
            <a:effectLst/>
          </c:spPr>
        </c:title>
        <c:numFmt formatCode="0_ "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36128933"/>
        <c:crosses val="autoZero"/>
        <c:crossBetween val="between"/>
      </c:valAx>
      <c:spPr>
        <a:noFill/>
        <a:ln>
          <a:noFill/>
        </a:ln>
        <a:effectLst/>
      </c:spPr>
    </c:plotArea>
    <c:legend>
      <c:legendPos val="t"/>
      <c:layout>
        <c:manualLayout>
          <c:xMode val="edge"/>
          <c:yMode val="edge"/>
          <c:x val="0.395626362975527"/>
          <c:y val="0.14094558429973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altLang="en-US"/>
              <a:t>吞吐率</a:t>
            </a:r>
            <a:endParaRPr lang="en-US" altLang="zh-CN"/>
          </a:p>
        </c:rich>
      </c:tx>
      <c:layout>
        <c:manualLayout>
          <c:xMode val="edge"/>
          <c:yMode val="edge"/>
          <c:x val="0.442339601769911"/>
          <c:y val="0.0241048443716359"/>
        </c:manualLayout>
      </c:layout>
      <c:overlay val="0"/>
      <c:spPr>
        <a:noFill/>
        <a:ln>
          <a:noFill/>
        </a:ln>
        <a:effectLst/>
      </c:spPr>
    </c:title>
    <c:autoTitleDeleted val="0"/>
    <c:plotArea>
      <c:layout/>
      <c:barChart>
        <c:barDir val="col"/>
        <c:grouping val="clustered"/>
        <c:varyColors val="0"/>
        <c:ser>
          <c:idx val="0"/>
          <c:order val="0"/>
          <c:tx>
            <c:strRef>
              <c:f>[baseline2.xlsx]Sheet2!$B$76</c:f>
              <c:strCache>
                <c:ptCount val="1"/>
                <c:pt idx="0">
                  <c:v>IRAS</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[baseline2.xlsx]Sheet2!$C$75:$E$75</c:f>
              <c:strCache>
                <c:ptCount val="3"/>
                <c:pt idx="0">
                  <c:v>20条流</c:v>
                </c:pt>
                <c:pt idx="1">
                  <c:v>25条流</c:v>
                </c:pt>
                <c:pt idx="2">
                  <c:v>30条流</c:v>
                </c:pt>
              </c:strCache>
            </c:strRef>
          </c:cat>
          <c:val>
            <c:numRef>
              <c:f>[baseline2.xlsx]Sheet2!$C$76:$E$76</c:f>
              <c:numCache>
                <c:formatCode>0.0_ </c:formatCode>
                <c:ptCount val="3"/>
                <c:pt idx="0">
                  <c:v>28.2</c:v>
                </c:pt>
                <c:pt idx="1">
                  <c:v>32.325</c:v>
                </c:pt>
                <c:pt idx="2">
                  <c:v>45.1875</c:v>
                </c:pt>
              </c:numCache>
            </c:numRef>
          </c:val>
        </c:ser>
        <c:ser>
          <c:idx val="1"/>
          <c:order val="1"/>
          <c:tx>
            <c:strRef>
              <c:f>[baseline2.xlsx]Sheet2!$B$77</c:f>
              <c:strCache>
                <c:ptCount val="1"/>
                <c:pt idx="0">
                  <c:v>BR</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[baseline2.xlsx]Sheet2!$C$75:$E$75</c:f>
              <c:strCache>
                <c:ptCount val="3"/>
                <c:pt idx="0">
                  <c:v>20条流</c:v>
                </c:pt>
                <c:pt idx="1">
                  <c:v>25条流</c:v>
                </c:pt>
                <c:pt idx="2">
                  <c:v>30条流</c:v>
                </c:pt>
              </c:strCache>
            </c:strRef>
          </c:cat>
          <c:val>
            <c:numRef>
              <c:f>[baseline2.xlsx]Sheet2!$C$77:$E$77</c:f>
              <c:numCache>
                <c:formatCode>0.0_ </c:formatCode>
                <c:ptCount val="3"/>
                <c:pt idx="0">
                  <c:v>28.2</c:v>
                </c:pt>
                <c:pt idx="1">
                  <c:v>32.325</c:v>
                </c:pt>
                <c:pt idx="2">
                  <c:v>45.1875</c:v>
                </c:pt>
              </c:numCache>
            </c:numRef>
          </c:val>
        </c:ser>
        <c:ser>
          <c:idx val="2"/>
          <c:order val="2"/>
          <c:tx>
            <c:strRef>
              <c:f>[baseline2.xlsx]Sheet2!$B$78</c:f>
              <c:strCache>
                <c:ptCount val="1"/>
                <c:pt idx="0">
                  <c:v>GR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[baseline2.xlsx]Sheet2!$C$75:$E$75</c:f>
              <c:strCache>
                <c:ptCount val="3"/>
                <c:pt idx="0">
                  <c:v>20条流</c:v>
                </c:pt>
                <c:pt idx="1">
                  <c:v>25条流</c:v>
                </c:pt>
                <c:pt idx="2">
                  <c:v>30条流</c:v>
                </c:pt>
              </c:strCache>
            </c:strRef>
          </c:cat>
          <c:val>
            <c:numRef>
              <c:f>[baseline2.xlsx]Sheet2!$C$78:$E$78</c:f>
              <c:numCache>
                <c:formatCode>0.0_ </c:formatCode>
                <c:ptCount val="3"/>
                <c:pt idx="0">
                  <c:v>28.2</c:v>
                </c:pt>
                <c:pt idx="1">
                  <c:v>32.325</c:v>
                </c:pt>
                <c:pt idx="2">
                  <c:v>45.1875</c:v>
                </c:pt>
              </c:numCache>
            </c:numRef>
          </c:val>
        </c:ser>
        <c:dLbls>
          <c:showLegendKey val="0"/>
          <c:showVal val="1"/>
          <c:showCatName val="0"/>
          <c:showSerName val="0"/>
          <c:showPercent val="0"/>
          <c:showBubbleSize val="0"/>
        </c:dLbls>
        <c:gapWidth val="219"/>
        <c:overlap val="-27"/>
        <c:axId val="259559649"/>
        <c:axId val="573109569"/>
      </c:barChart>
      <c:catAx>
        <c:axId val="25955964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3109569"/>
        <c:crosses val="autoZero"/>
        <c:auto val="1"/>
        <c:lblAlgn val="ctr"/>
        <c:lblOffset val="100"/>
        <c:noMultiLvlLbl val="0"/>
      </c:catAx>
      <c:valAx>
        <c:axId val="57310956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吞吐率</a:t>
                </a:r>
                <a:r>
                  <a:rPr lang="en-US" altLang="zh-CN"/>
                  <a:t>(byte/us)</a:t>
                </a:r>
                <a:endParaRPr lang="en-US" altLang="zh-CN"/>
              </a:p>
            </c:rich>
          </c:tx>
          <c:layout/>
          <c:overlay val="0"/>
          <c:spPr>
            <a:noFill/>
            <a:ln>
              <a:noFill/>
            </a:ln>
            <a:effectLst/>
          </c:spPr>
        </c:title>
        <c:numFmt formatCode="0_);[Red]\(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9559649"/>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调度成功的流数量</a:t>
            </a:r>
          </a:p>
        </c:rich>
      </c:tx>
      <c:layout/>
      <c:overlay val="0"/>
      <c:spPr>
        <a:noFill/>
        <a:ln>
          <a:noFill/>
        </a:ln>
        <a:effectLst/>
      </c:spPr>
    </c:title>
    <c:autoTitleDeleted val="0"/>
    <c:plotArea>
      <c:layout/>
      <c:barChart>
        <c:barDir val="col"/>
        <c:grouping val="clustered"/>
        <c:varyColors val="0"/>
        <c:ser>
          <c:idx val="0"/>
          <c:order val="0"/>
          <c:tx>
            <c:strRef>
              <c:f>[baseline2.xlsx]Sheet3!$B$58</c:f>
              <c:strCache>
                <c:ptCount val="1"/>
                <c:pt idx="0">
                  <c:v>IRAS</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[baseline2.xlsx]Sheet3!$C$57:$E$57</c:f>
              <c:strCache>
                <c:ptCount val="3"/>
                <c:pt idx="0">
                  <c:v>20条流</c:v>
                </c:pt>
                <c:pt idx="1">
                  <c:v>25条流</c:v>
                </c:pt>
                <c:pt idx="2">
                  <c:v>30条流</c:v>
                </c:pt>
              </c:strCache>
            </c:strRef>
          </c:cat>
          <c:val>
            <c:numRef>
              <c:f>[baseline2.xlsx]Sheet3!$C$58:$E$58</c:f>
              <c:numCache>
                <c:formatCode>General</c:formatCode>
                <c:ptCount val="3"/>
                <c:pt idx="0">
                  <c:v>20</c:v>
                </c:pt>
                <c:pt idx="1">
                  <c:v>25</c:v>
                </c:pt>
                <c:pt idx="2">
                  <c:v>30</c:v>
                </c:pt>
              </c:numCache>
            </c:numRef>
          </c:val>
        </c:ser>
        <c:ser>
          <c:idx val="1"/>
          <c:order val="1"/>
          <c:tx>
            <c:strRef>
              <c:f>[baseline2.xlsx]Sheet3!$B$59</c:f>
              <c:strCache>
                <c:ptCount val="1"/>
                <c:pt idx="0">
                  <c:v>BR</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[baseline2.xlsx]Sheet3!$C$57:$E$57</c:f>
              <c:strCache>
                <c:ptCount val="3"/>
                <c:pt idx="0">
                  <c:v>20条流</c:v>
                </c:pt>
                <c:pt idx="1">
                  <c:v>25条流</c:v>
                </c:pt>
                <c:pt idx="2">
                  <c:v>30条流</c:v>
                </c:pt>
              </c:strCache>
            </c:strRef>
          </c:cat>
          <c:val>
            <c:numRef>
              <c:f>[baseline2.xlsx]Sheet3!$C$59:$E$59</c:f>
              <c:numCache>
                <c:formatCode>General</c:formatCode>
                <c:ptCount val="3"/>
                <c:pt idx="0">
                  <c:v>20</c:v>
                </c:pt>
                <c:pt idx="1">
                  <c:v>25</c:v>
                </c:pt>
                <c:pt idx="2">
                  <c:v>30</c:v>
                </c:pt>
              </c:numCache>
            </c:numRef>
          </c:val>
        </c:ser>
        <c:ser>
          <c:idx val="2"/>
          <c:order val="2"/>
          <c:tx>
            <c:strRef>
              <c:f>[baseline2.xlsx]Sheet3!$B$60</c:f>
              <c:strCache>
                <c:ptCount val="1"/>
                <c:pt idx="0">
                  <c:v>GR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[baseline2.xlsx]Sheet3!$C$57:$E$57</c:f>
              <c:strCache>
                <c:ptCount val="3"/>
                <c:pt idx="0">
                  <c:v>20条流</c:v>
                </c:pt>
                <c:pt idx="1">
                  <c:v>25条流</c:v>
                </c:pt>
                <c:pt idx="2">
                  <c:v>30条流</c:v>
                </c:pt>
              </c:strCache>
            </c:strRef>
          </c:cat>
          <c:val>
            <c:numRef>
              <c:f>[baseline2.xlsx]Sheet3!$C$60:$E$60</c:f>
              <c:numCache>
                <c:formatCode>General</c:formatCode>
                <c:ptCount val="3"/>
                <c:pt idx="0">
                  <c:v>20</c:v>
                </c:pt>
                <c:pt idx="1">
                  <c:v>25</c:v>
                </c:pt>
                <c:pt idx="2">
                  <c:v>30</c:v>
                </c:pt>
              </c:numCache>
            </c:numRef>
          </c:val>
        </c:ser>
        <c:dLbls>
          <c:showLegendKey val="0"/>
          <c:showVal val="1"/>
          <c:showCatName val="0"/>
          <c:showSerName val="0"/>
          <c:showPercent val="0"/>
          <c:showBubbleSize val="0"/>
        </c:dLbls>
        <c:gapWidth val="219"/>
        <c:overlap val="-27"/>
        <c:axId val="769232694"/>
        <c:axId val="714533917"/>
      </c:barChart>
      <c:catAx>
        <c:axId val="76923269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4533917"/>
        <c:crosses val="autoZero"/>
        <c:auto val="1"/>
        <c:lblAlgn val="ctr"/>
        <c:lblOffset val="100"/>
        <c:noMultiLvlLbl val="0"/>
      </c:catAx>
      <c:valAx>
        <c:axId val="71453391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调度成功的流数量（条）</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69232694"/>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一轮重配置平均时间</a:t>
            </a:r>
          </a:p>
        </c:rich>
      </c:tx>
      <c:layout/>
      <c:overlay val="0"/>
      <c:spPr>
        <a:noFill/>
        <a:ln>
          <a:noFill/>
        </a:ln>
        <a:effectLst/>
      </c:spPr>
    </c:title>
    <c:autoTitleDeleted val="0"/>
    <c:plotArea>
      <c:layout/>
      <c:lineChart>
        <c:grouping val="standard"/>
        <c:varyColors val="0"/>
        <c:ser>
          <c:idx val="0"/>
          <c:order val="0"/>
          <c:tx>
            <c:strRef>
              <c:f>[baseline2.xlsx]Sheet2!$B$86</c:f>
              <c:strCache>
                <c:ptCount val="1"/>
                <c:pt idx="0">
                  <c:v>BR</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0.0461325966850829"/>
                  <c:y val="-0.0116904372223521"/>
                </c:manualLayout>
              </c:layout>
              <c:dLblPos val="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[baseline2.xlsx]Sheet2!$C$85:$E$85</c:f>
              <c:strCache>
                <c:ptCount val="3"/>
                <c:pt idx="0">
                  <c:v>20条流</c:v>
                </c:pt>
                <c:pt idx="1">
                  <c:v>25条流</c:v>
                </c:pt>
                <c:pt idx="2">
                  <c:v>30条流</c:v>
                </c:pt>
              </c:strCache>
            </c:strRef>
          </c:cat>
          <c:val>
            <c:numRef>
              <c:f>[baseline2.xlsx]Sheet2!$C$86:$E$86</c:f>
              <c:numCache>
                <c:formatCode>General</c:formatCode>
                <c:ptCount val="3"/>
                <c:pt idx="0">
                  <c:v>0.23</c:v>
                </c:pt>
                <c:pt idx="1">
                  <c:v>0.18</c:v>
                </c:pt>
                <c:pt idx="2">
                  <c:v>0.23</c:v>
                </c:pt>
              </c:numCache>
            </c:numRef>
          </c:val>
          <c:smooth val="0"/>
        </c:ser>
        <c:ser>
          <c:idx val="1"/>
          <c:order val="1"/>
          <c:tx>
            <c:strRef>
              <c:f>[baseline2.xlsx]Sheet2!$B$87</c:f>
              <c:strCache>
                <c:ptCount val="1"/>
                <c:pt idx="0">
                  <c:v>GR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0.0298342541436464"/>
                  <c:y val="-0.0584521861117606"/>
                </c:manualLayout>
              </c:layout>
              <c:dLblPos val="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[baseline2.xlsx]Sheet2!$C$85:$E$85</c:f>
              <c:strCache>
                <c:ptCount val="3"/>
                <c:pt idx="0">
                  <c:v>20条流</c:v>
                </c:pt>
                <c:pt idx="1">
                  <c:v>25条流</c:v>
                </c:pt>
                <c:pt idx="2">
                  <c:v>30条流</c:v>
                </c:pt>
              </c:strCache>
            </c:strRef>
          </c:cat>
          <c:val>
            <c:numRef>
              <c:f>[baseline2.xlsx]Sheet2!$C$87:$E$87</c:f>
              <c:numCache>
                <c:formatCode>General</c:formatCode>
                <c:ptCount val="3"/>
                <c:pt idx="0">
                  <c:v>1.38</c:v>
                </c:pt>
                <c:pt idx="1">
                  <c:v>59.2</c:v>
                </c:pt>
                <c:pt idx="2">
                  <c:v>185.1</c:v>
                </c:pt>
              </c:numCache>
            </c:numRef>
          </c:val>
          <c:smooth val="0"/>
        </c:ser>
        <c:dLbls>
          <c:showLegendKey val="0"/>
          <c:showVal val="1"/>
          <c:showCatName val="0"/>
          <c:showSerName val="0"/>
          <c:showPercent val="0"/>
          <c:showBubbleSize val="0"/>
        </c:dLbls>
        <c:marker val="1"/>
        <c:smooth val="0"/>
        <c:axId val="653001144"/>
        <c:axId val="597418093"/>
      </c:lineChart>
      <c:catAx>
        <c:axId val="65300114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97418093"/>
        <c:crosses val="autoZero"/>
        <c:auto val="1"/>
        <c:lblAlgn val="ctr"/>
        <c:lblOffset val="100"/>
        <c:noMultiLvlLbl val="0"/>
      </c:catAx>
      <c:valAx>
        <c:axId val="59741809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一轮重配置平均时间（</a:t>
                </a:r>
                <a:r>
                  <a:rPr lang="en-US" altLang="zh-CN"/>
                  <a:t>s</a:t>
                </a:r>
                <a:r>
                  <a:t>）</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53001144"/>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传输时间范围方差</a:t>
            </a:r>
          </a:p>
        </c:rich>
      </c:tx>
      <c:layout/>
      <c:overlay val="0"/>
      <c:spPr>
        <a:noFill/>
        <a:ln>
          <a:noFill/>
        </a:ln>
        <a:effectLst/>
      </c:spPr>
    </c:title>
    <c:autoTitleDeleted val="0"/>
    <c:plotArea>
      <c:layout/>
      <c:barChart>
        <c:barDir val="col"/>
        <c:grouping val="clustered"/>
        <c:varyColors val="0"/>
        <c:ser>
          <c:idx val="0"/>
          <c:order val="0"/>
          <c:tx>
            <c:strRef>
              <c:f>[baseline2.xlsx]Sheet2!$B$98</c:f>
              <c:strCache>
                <c:ptCount val="1"/>
                <c:pt idx="0">
                  <c:v>IRAS</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[baseline2.xlsx]Sheet2!$C$97:$E$97</c:f>
              <c:strCache>
                <c:ptCount val="3"/>
                <c:pt idx="0">
                  <c:v>20条流</c:v>
                </c:pt>
                <c:pt idx="1">
                  <c:v>25条流</c:v>
                </c:pt>
                <c:pt idx="2">
                  <c:v>30条流</c:v>
                </c:pt>
              </c:strCache>
            </c:strRef>
          </c:cat>
          <c:val>
            <c:numRef>
              <c:f>[baseline2.xlsx]Sheet2!$C$98:$E$98</c:f>
              <c:numCache>
                <c:formatCode>0_ </c:formatCode>
                <c:ptCount val="3"/>
                <c:pt idx="0">
                  <c:v>91424.775</c:v>
                </c:pt>
                <c:pt idx="1">
                  <c:v>162907.55</c:v>
                </c:pt>
                <c:pt idx="2">
                  <c:v>179549.825</c:v>
                </c:pt>
              </c:numCache>
            </c:numRef>
          </c:val>
        </c:ser>
        <c:ser>
          <c:idx val="1"/>
          <c:order val="1"/>
          <c:tx>
            <c:strRef>
              <c:f>[baseline2.xlsx]Sheet2!$B$99</c:f>
              <c:strCache>
                <c:ptCount val="1"/>
                <c:pt idx="0">
                  <c:v>BR</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[baseline2.xlsx]Sheet2!$C$97:$E$97</c:f>
              <c:strCache>
                <c:ptCount val="3"/>
                <c:pt idx="0">
                  <c:v>20条流</c:v>
                </c:pt>
                <c:pt idx="1">
                  <c:v>25条流</c:v>
                </c:pt>
                <c:pt idx="2">
                  <c:v>30条流</c:v>
                </c:pt>
              </c:strCache>
            </c:strRef>
          </c:cat>
          <c:val>
            <c:numRef>
              <c:f>[baseline2.xlsx]Sheet2!$C$99:$E$99</c:f>
              <c:numCache>
                <c:formatCode>0_ </c:formatCode>
                <c:ptCount val="3"/>
                <c:pt idx="0">
                  <c:v>874.575</c:v>
                </c:pt>
                <c:pt idx="1">
                  <c:v>1330.875</c:v>
                </c:pt>
                <c:pt idx="2">
                  <c:v>1499.875</c:v>
                </c:pt>
              </c:numCache>
            </c:numRef>
          </c:val>
        </c:ser>
        <c:ser>
          <c:idx val="2"/>
          <c:order val="2"/>
          <c:tx>
            <c:strRef>
              <c:f>[baseline2.xlsx]Sheet2!$B$100</c:f>
              <c:strCache>
                <c:ptCount val="1"/>
                <c:pt idx="0">
                  <c:v>GR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[baseline2.xlsx]Sheet2!$C$97:$E$97</c:f>
              <c:strCache>
                <c:ptCount val="3"/>
                <c:pt idx="0">
                  <c:v>20条流</c:v>
                </c:pt>
                <c:pt idx="1">
                  <c:v>25条流</c:v>
                </c:pt>
                <c:pt idx="2">
                  <c:v>30条流</c:v>
                </c:pt>
              </c:strCache>
            </c:strRef>
          </c:cat>
          <c:val>
            <c:numRef>
              <c:f>[baseline2.xlsx]Sheet2!$C$100:$E$100</c:f>
              <c:numCache>
                <c:formatCode>0_ </c:formatCode>
                <c:ptCount val="3"/>
                <c:pt idx="0">
                  <c:v>1225.25</c:v>
                </c:pt>
                <c:pt idx="1">
                  <c:v>1123.85</c:v>
                </c:pt>
                <c:pt idx="2" c:formatCode="General">
                  <c:v>1200</c:v>
                </c:pt>
              </c:numCache>
            </c:numRef>
          </c:val>
        </c:ser>
        <c:dLbls>
          <c:showLegendKey val="0"/>
          <c:showVal val="1"/>
          <c:showCatName val="0"/>
          <c:showSerName val="0"/>
          <c:showPercent val="0"/>
          <c:showBubbleSize val="0"/>
        </c:dLbls>
        <c:gapWidth val="219"/>
        <c:overlap val="-27"/>
        <c:axId val="946762100"/>
        <c:axId val="816307909"/>
      </c:barChart>
      <c:catAx>
        <c:axId val="9467621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6307909"/>
        <c:crosses val="autoZero"/>
        <c:auto val="1"/>
        <c:lblAlgn val="ctr"/>
        <c:lblOffset val="100"/>
        <c:noMultiLvlLbl val="0"/>
      </c:catAx>
      <c:valAx>
        <c:axId val="81630790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传输时间范围方差</a:t>
                </a:r>
                <a:r>
                  <a:rPr lang="en-US" altLang="zh-CN"/>
                  <a:t>((us)^2)</a:t>
                </a:r>
                <a:endParaRPr lang="en-US" altLang="zh-CN"/>
              </a:p>
            </c:rich>
          </c:tx>
          <c:layout/>
          <c:overlay val="0"/>
          <c:spPr>
            <a:noFill/>
            <a:ln>
              <a:noFill/>
            </a:ln>
            <a:effectLst/>
          </c:spPr>
        </c:title>
        <c:numFmt formatCode="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6762100"/>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altLang="en-US"/>
              <a:t>吞吐率及提升率</a:t>
            </a:r>
            <a:endParaRPr lang="en-US" altLang="zh-CN"/>
          </a:p>
        </c:rich>
      </c:tx>
      <c:layout>
        <c:manualLayout>
          <c:xMode val="edge"/>
          <c:yMode val="edge"/>
          <c:x val="0.380732846365705"/>
          <c:y val="0.0261267145656434"/>
        </c:manualLayout>
      </c:layout>
      <c:overlay val="0"/>
      <c:spPr>
        <a:noFill/>
        <a:ln>
          <a:noFill/>
        </a:ln>
        <a:effectLst/>
      </c:spPr>
    </c:title>
    <c:autoTitleDeleted val="0"/>
    <c:plotArea>
      <c:layout/>
      <c:barChart>
        <c:barDir val="col"/>
        <c:grouping val="clustered"/>
        <c:varyColors val="0"/>
        <c:ser>
          <c:idx val="0"/>
          <c:order val="0"/>
          <c:tx>
            <c:strRef>
              <c:f>[baseline3.xlsx]Sheet6!$B$127</c:f>
              <c:strCache>
                <c:ptCount val="1"/>
                <c:pt idx="0">
                  <c:v>吞吐率</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[baseline3.xlsx]Sheet6!$C$126:$H$126</c:f>
              <c:strCache>
                <c:ptCount val="6"/>
                <c:pt idx="0">
                  <c:v>IRAS</c:v>
                </c:pt>
                <c:pt idx="1">
                  <c:v>BR</c:v>
                </c:pt>
                <c:pt idx="2">
                  <c:v>GRBG-10</c:v>
                </c:pt>
                <c:pt idx="3">
                  <c:v>GRBG-15</c:v>
                </c:pt>
                <c:pt idx="4">
                  <c:v>GRBG-20</c:v>
                </c:pt>
                <c:pt idx="5">
                  <c:v>GRBG-25</c:v>
                </c:pt>
              </c:strCache>
            </c:strRef>
          </c:cat>
          <c:val>
            <c:numRef>
              <c:f>[baseline3.xlsx]Sheet6!$C$127:$H$127</c:f>
              <c:numCache>
                <c:formatCode>0.0_ </c:formatCode>
                <c:ptCount val="6"/>
                <c:pt idx="0">
                  <c:v>212.9625</c:v>
                </c:pt>
                <c:pt idx="1">
                  <c:v>249.1125</c:v>
                </c:pt>
                <c:pt idx="2">
                  <c:v>251.925</c:v>
                </c:pt>
                <c:pt idx="3">
                  <c:v>252.8625</c:v>
                </c:pt>
                <c:pt idx="4">
                  <c:v>254.3625</c:v>
                </c:pt>
                <c:pt idx="5">
                  <c:v>256.8375</c:v>
                </c:pt>
              </c:numCache>
            </c:numRef>
          </c:val>
        </c:ser>
        <c:dLbls>
          <c:showLegendKey val="0"/>
          <c:showVal val="1"/>
          <c:showCatName val="0"/>
          <c:showSerName val="0"/>
          <c:showPercent val="0"/>
          <c:showBubbleSize val="0"/>
        </c:dLbls>
        <c:gapWidth val="150"/>
        <c:overlap val="0"/>
        <c:axId val="444728790"/>
        <c:axId val="327942923"/>
      </c:barChart>
      <c:lineChart>
        <c:grouping val="standard"/>
        <c:varyColors val="0"/>
        <c:ser>
          <c:idx val="1"/>
          <c:order val="1"/>
          <c:tx>
            <c:strRef>
              <c:f>[baseline3.xlsx]Sheet6!$B$128</c:f>
              <c:strCache>
                <c:ptCount val="1"/>
                <c:pt idx="0">
                  <c:v>提升率</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[baseline3.xlsx]Sheet6!$C$126:$H$126</c:f>
              <c:strCache>
                <c:ptCount val="6"/>
                <c:pt idx="0">
                  <c:v>IRAS</c:v>
                </c:pt>
                <c:pt idx="1">
                  <c:v>BR</c:v>
                </c:pt>
                <c:pt idx="2">
                  <c:v>GRBG-10</c:v>
                </c:pt>
                <c:pt idx="3">
                  <c:v>GRBG-15</c:v>
                </c:pt>
                <c:pt idx="4">
                  <c:v>GRBG-20</c:v>
                </c:pt>
                <c:pt idx="5">
                  <c:v>GRBG-25</c:v>
                </c:pt>
              </c:strCache>
            </c:strRef>
          </c:cat>
          <c:val>
            <c:numRef>
              <c:f>[baseline3.xlsx]Sheet6!$C$128:$H$128</c:f>
              <c:numCache>
                <c:formatCode>General</c:formatCode>
                <c:ptCount val="6"/>
                <c:pt idx="1" c:formatCode="0.0_ ">
                  <c:v>16.9748195104772</c:v>
                </c:pt>
                <c:pt idx="2" c:formatCode="0.0_ ">
                  <c:v>18.2954745553795</c:v>
                </c:pt>
                <c:pt idx="3" c:formatCode="0.0_ ">
                  <c:v>18.7356929036802</c:v>
                </c:pt>
                <c:pt idx="4" c:formatCode="0.0_ ">
                  <c:v>19.4400422609614</c:v>
                </c:pt>
                <c:pt idx="5" c:formatCode="0.0_ ">
                  <c:v>20.6022187004754</c:v>
                </c:pt>
              </c:numCache>
            </c:numRef>
          </c:val>
          <c:smooth val="0"/>
        </c:ser>
        <c:dLbls>
          <c:showLegendKey val="0"/>
          <c:showVal val="1"/>
          <c:showCatName val="0"/>
          <c:showSerName val="0"/>
          <c:showPercent val="0"/>
          <c:showBubbleSize val="0"/>
        </c:dLbls>
        <c:marker val="0"/>
        <c:smooth val="0"/>
        <c:axId val="548764729"/>
        <c:axId val="119554321"/>
      </c:lineChart>
      <c:catAx>
        <c:axId val="44472879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27942923"/>
        <c:crosses val="autoZero"/>
        <c:auto val="1"/>
        <c:lblAlgn val="ctr"/>
        <c:lblOffset val="100"/>
        <c:noMultiLvlLbl val="0"/>
      </c:catAx>
      <c:valAx>
        <c:axId val="3279429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吞吐率</a:t>
                </a:r>
                <a:r>
                  <a:rPr lang="en-US" altLang="zh-CN"/>
                  <a:t>(byte/us)</a:t>
                </a:r>
                <a:endParaRPr lang="en-US" altLang="zh-CN"/>
              </a:p>
            </c:rich>
          </c:tx>
          <c:layout>
            <c:manualLayout>
              <c:xMode val="edge"/>
              <c:yMode val="edge"/>
              <c:x val="0.0306876830799275"/>
              <c:y val="0.343979424830489"/>
            </c:manualLayout>
          </c:layout>
          <c:overlay val="0"/>
          <c:spPr>
            <a:noFill/>
            <a:ln>
              <a:noFill/>
            </a:ln>
            <a:effectLst/>
          </c:spPr>
        </c:title>
        <c:numFmt formatCode="0_);[Red]\(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44728790"/>
        <c:crosses val="autoZero"/>
        <c:crossBetween val="between"/>
      </c:valAx>
      <c:catAx>
        <c:axId val="548764729"/>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9554321"/>
        <c:crosses val="autoZero"/>
        <c:auto val="1"/>
        <c:lblAlgn val="ctr"/>
        <c:lblOffset val="100"/>
        <c:noMultiLvlLbl val="0"/>
      </c:catAx>
      <c:valAx>
        <c:axId val="119554321"/>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提升率</a:t>
                </a:r>
                <a:r>
                  <a:rPr lang="en-US" altLang="zh-CN"/>
                  <a:t>(%)</a:t>
                </a:r>
                <a:endParaRPr lang="en-US" altLang="zh-CN"/>
              </a:p>
            </c:rich>
          </c:tx>
          <c:layout/>
          <c:overlay val="0"/>
          <c:spPr>
            <a:noFill/>
            <a:ln>
              <a:noFill/>
            </a:ln>
            <a:effectLst/>
          </c:spPr>
        </c:title>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48764729"/>
        <c:crosses val="max"/>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调度成功的流数量及提升率</a:t>
            </a:r>
          </a:p>
        </c:rich>
      </c:tx>
      <c:layout>
        <c:manualLayout>
          <c:xMode val="edge"/>
          <c:yMode val="edge"/>
          <c:x val="0.330153079655231"/>
          <c:y val="0.0313085582058098"/>
        </c:manualLayout>
      </c:layout>
      <c:overlay val="0"/>
      <c:spPr>
        <a:noFill/>
        <a:ln>
          <a:noFill/>
        </a:ln>
        <a:effectLst/>
      </c:spPr>
    </c:title>
    <c:autoTitleDeleted val="0"/>
    <c:plotArea>
      <c:layout/>
      <c:barChart>
        <c:barDir val="col"/>
        <c:grouping val="clustered"/>
        <c:varyColors val="0"/>
        <c:ser>
          <c:idx val="0"/>
          <c:order val="0"/>
          <c:tx>
            <c:strRef>
              <c:f>[baseline3.xlsx]Sheet6!$B$108</c:f>
              <c:strCache>
                <c:ptCount val="1"/>
                <c:pt idx="0">
                  <c:v>流数量</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[baseline3.xlsx]Sheet6!$C$107:$H$107</c:f>
              <c:strCache>
                <c:ptCount val="6"/>
                <c:pt idx="0">
                  <c:v>IRAS</c:v>
                </c:pt>
                <c:pt idx="1">
                  <c:v>BR</c:v>
                </c:pt>
                <c:pt idx="2">
                  <c:v>GRBG-10</c:v>
                </c:pt>
                <c:pt idx="3">
                  <c:v>GRBG-15</c:v>
                </c:pt>
                <c:pt idx="4">
                  <c:v>GRBG-20</c:v>
                </c:pt>
                <c:pt idx="5">
                  <c:v>GRBG-25</c:v>
                </c:pt>
              </c:strCache>
            </c:strRef>
          </c:cat>
          <c:val>
            <c:numRef>
              <c:f>[baseline3.xlsx]Sheet6!$C$108:$H$108</c:f>
              <c:numCache>
                <c:formatCode>General</c:formatCode>
                <c:ptCount val="6"/>
                <c:pt idx="0">
                  <c:v>176.4</c:v>
                </c:pt>
                <c:pt idx="1">
                  <c:v>188.4</c:v>
                </c:pt>
                <c:pt idx="2">
                  <c:v>189.8</c:v>
                </c:pt>
                <c:pt idx="3">
                  <c:v>190</c:v>
                </c:pt>
                <c:pt idx="4">
                  <c:v>190.7</c:v>
                </c:pt>
                <c:pt idx="5">
                  <c:v>190.9</c:v>
                </c:pt>
              </c:numCache>
            </c:numRef>
          </c:val>
        </c:ser>
        <c:dLbls>
          <c:showLegendKey val="0"/>
          <c:showVal val="1"/>
          <c:showCatName val="0"/>
          <c:showSerName val="0"/>
          <c:showPercent val="0"/>
          <c:showBubbleSize val="0"/>
        </c:dLbls>
        <c:gapWidth val="150"/>
        <c:overlap val="0"/>
        <c:axId val="106868567"/>
        <c:axId val="627945254"/>
      </c:barChart>
      <c:lineChart>
        <c:grouping val="standard"/>
        <c:varyColors val="0"/>
        <c:ser>
          <c:idx val="1"/>
          <c:order val="1"/>
          <c:tx>
            <c:strRef>
              <c:f>[baseline3.xlsx]Sheet6!$B$109</c:f>
              <c:strCache>
                <c:ptCount val="1"/>
                <c:pt idx="0">
                  <c:v>提升率</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[baseline3.xlsx]Sheet6!$C$107:$H$107</c:f>
              <c:strCache>
                <c:ptCount val="6"/>
                <c:pt idx="0">
                  <c:v>IRAS</c:v>
                </c:pt>
                <c:pt idx="1">
                  <c:v>BR</c:v>
                </c:pt>
                <c:pt idx="2">
                  <c:v>GRBG-10</c:v>
                </c:pt>
                <c:pt idx="3">
                  <c:v>GRBG-15</c:v>
                </c:pt>
                <c:pt idx="4">
                  <c:v>GRBG-20</c:v>
                </c:pt>
                <c:pt idx="5">
                  <c:v>GRBG-25</c:v>
                </c:pt>
              </c:strCache>
            </c:strRef>
          </c:cat>
          <c:val>
            <c:numRef>
              <c:f>[baseline3.xlsx]Sheet6!$C$109:$H$109</c:f>
              <c:numCache>
                <c:formatCode>General</c:formatCode>
                <c:ptCount val="6"/>
                <c:pt idx="1" c:formatCode="0.0_ ">
                  <c:v>6.80272108843537</c:v>
                </c:pt>
                <c:pt idx="2" c:formatCode="0.0_ ">
                  <c:v>7.59637188208617</c:v>
                </c:pt>
                <c:pt idx="3" c:formatCode="0.0_ ">
                  <c:v>7.70975056689342</c:v>
                </c:pt>
                <c:pt idx="4" c:formatCode="0.0_ ">
                  <c:v>8.10657596371881</c:v>
                </c:pt>
                <c:pt idx="5" c:formatCode="0.0_ ">
                  <c:v>8.21995464852608</c:v>
                </c:pt>
              </c:numCache>
            </c:numRef>
          </c:val>
          <c:smooth val="0"/>
        </c:ser>
        <c:dLbls>
          <c:showLegendKey val="0"/>
          <c:showVal val="1"/>
          <c:showCatName val="0"/>
          <c:showSerName val="0"/>
          <c:showPercent val="0"/>
          <c:showBubbleSize val="0"/>
        </c:dLbls>
        <c:marker val="0"/>
        <c:smooth val="0"/>
        <c:axId val="317520044"/>
        <c:axId val="211908426"/>
      </c:lineChart>
      <c:catAx>
        <c:axId val="10686856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7945254"/>
        <c:crosses val="autoZero"/>
        <c:auto val="1"/>
        <c:lblAlgn val="ctr"/>
        <c:lblOffset val="100"/>
        <c:noMultiLvlLbl val="0"/>
      </c:catAx>
      <c:valAx>
        <c:axId val="62794525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调度成功的流数量</a:t>
                </a:r>
                <a:r>
                  <a:rPr lang="en-US" altLang="zh-CN"/>
                  <a:t>(</a:t>
                </a:r>
                <a:r>
                  <a:rPr altLang="en-US"/>
                  <a:t>条</a:t>
                </a:r>
                <a:r>
                  <a:rPr lang="en-US" altLang="zh-CN"/>
                  <a:t>)</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6868567"/>
        <c:crosses val="autoZero"/>
        <c:crossBetween val="between"/>
      </c:valAx>
      <c:catAx>
        <c:axId val="317520044"/>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1908426"/>
        <c:crosses val="autoZero"/>
        <c:auto val="1"/>
        <c:lblAlgn val="ctr"/>
        <c:lblOffset val="100"/>
        <c:noMultiLvlLbl val="0"/>
      </c:catAx>
      <c:valAx>
        <c:axId val="211908426"/>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提升率</a:t>
                </a:r>
                <a:r>
                  <a:rPr lang="en-US" altLang="zh-CN"/>
                  <a:t>(%)</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17520044"/>
        <c:crosses val="max"/>
        <c:crossBetween val="between"/>
      </c:valAx>
      <c:spPr>
        <a:noFill/>
        <a:ln>
          <a:noFill/>
        </a:ln>
        <a:effectLst/>
      </c:spPr>
    </c:plotArea>
    <c:legend>
      <c:legendPos val="t"/>
      <c:layout>
        <c:manualLayout>
          <c:xMode val="edge"/>
          <c:yMode val="edge"/>
          <c:x val="0.39528200215543"/>
          <c:y val="0.136030994403788"/>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30404463040446"/>
          <c:y val="0.0240992044922789"/>
        </c:manualLayout>
      </c:layout>
      <c:overlay val="0"/>
      <c:spPr>
        <a:noFill/>
        <a:ln>
          <a:noFill/>
        </a:ln>
        <a:effectLst/>
      </c:spPr>
      <c:txPr>
        <a:bodyPr rot="0" spcFirstLastPara="0"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lineChart>
        <c:grouping val="standard"/>
        <c:varyColors val="0"/>
        <c:ser>
          <c:idx val="0"/>
          <c:order val="0"/>
          <c:tx>
            <c:strRef>
              <c:f>[baseline3.xlsx]Sheet6!$B$134</c:f>
              <c:strCache>
                <c:ptCount val="1"/>
                <c:pt idx="0">
                  <c:v>一轮重配置平均时间</c:v>
                </c:pt>
              </c:strCache>
            </c:strRef>
          </c:tx>
          <c:spPr>
            <a:ln w="28575" cap="rnd">
              <a:solidFill>
                <a:schemeClr val="accent1"/>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[baseline3.xlsx]Sheet6!$C$133:$G$133</c:f>
              <c:strCache>
                <c:ptCount val="5"/>
                <c:pt idx="0">
                  <c:v>BR</c:v>
                </c:pt>
                <c:pt idx="1">
                  <c:v>GRBG-10</c:v>
                </c:pt>
                <c:pt idx="2">
                  <c:v>GRBG-15</c:v>
                </c:pt>
                <c:pt idx="3">
                  <c:v>GRBG-20</c:v>
                </c:pt>
                <c:pt idx="4">
                  <c:v>GRBG-25</c:v>
                </c:pt>
              </c:strCache>
            </c:strRef>
          </c:cat>
          <c:val>
            <c:numRef>
              <c:f>[baseline3.xlsx]Sheet6!$C$134:$G$134</c:f>
              <c:numCache>
                <c:formatCode>General</c:formatCode>
                <c:ptCount val="5"/>
                <c:pt idx="0">
                  <c:v>0.5</c:v>
                </c:pt>
                <c:pt idx="1">
                  <c:v>4.5</c:v>
                </c:pt>
                <c:pt idx="2">
                  <c:v>6.8</c:v>
                </c:pt>
                <c:pt idx="3">
                  <c:v>50.5</c:v>
                </c:pt>
                <c:pt idx="4">
                  <c:v>1407.2</c:v>
                </c:pt>
              </c:numCache>
            </c:numRef>
          </c:val>
          <c:smooth val="0"/>
        </c:ser>
        <c:dLbls>
          <c:showLegendKey val="0"/>
          <c:showVal val="1"/>
          <c:showCatName val="0"/>
          <c:showSerName val="0"/>
          <c:showPercent val="0"/>
          <c:showBubbleSize val="0"/>
        </c:dLbls>
        <c:marker val="0"/>
        <c:smooth val="0"/>
        <c:axId val="933818688"/>
        <c:axId val="250875414"/>
      </c:lineChart>
      <c:catAx>
        <c:axId val="93381868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0875414"/>
        <c:crosses val="autoZero"/>
        <c:auto val="1"/>
        <c:lblAlgn val="ctr"/>
        <c:lblOffset val="100"/>
        <c:noMultiLvlLbl val="0"/>
      </c:catAx>
      <c:valAx>
        <c:axId val="25087541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一轮重配置平均时间</a:t>
                </a:r>
                <a:r>
                  <a:rPr lang="en-US" altLang="zh-CN"/>
                  <a:t>(s)</a:t>
                </a:r>
                <a:endParaRPr lang="en-US" altLang="zh-CN"/>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33818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col"/>
        <c:grouping val="clustered"/>
        <c:varyColors val="0"/>
        <c:ser>
          <c:idx val="0"/>
          <c:order val="0"/>
          <c:tx>
            <c:strRef>
              <c:f>[baseline3.xlsx]Sheet6!$B$157</c:f>
              <c:strCache>
                <c:ptCount val="1"/>
                <c:pt idx="0">
                  <c:v>传输时间范围方差</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[baseline3.xlsx]Sheet6!$C$156:$H$156</c:f>
              <c:strCache>
                <c:ptCount val="6"/>
                <c:pt idx="0">
                  <c:v>IRAS</c:v>
                </c:pt>
                <c:pt idx="1">
                  <c:v>BR</c:v>
                </c:pt>
                <c:pt idx="2">
                  <c:v>GRBG-10</c:v>
                </c:pt>
                <c:pt idx="3">
                  <c:v>GRBG-15</c:v>
                </c:pt>
                <c:pt idx="4">
                  <c:v>GRBG-20</c:v>
                </c:pt>
                <c:pt idx="5">
                  <c:v>GRBG-25</c:v>
                </c:pt>
              </c:strCache>
            </c:strRef>
          </c:cat>
          <c:val>
            <c:numRef>
              <c:f>[baseline3.xlsx]Sheet6!$C$157:$H$157</c:f>
              <c:numCache>
                <c:formatCode>0.00_ </c:formatCode>
                <c:ptCount val="6"/>
                <c:pt idx="0">
                  <c:v>1.393395925</c:v>
                </c:pt>
                <c:pt idx="1">
                  <c:v>0.06941285</c:v>
                </c:pt>
                <c:pt idx="2">
                  <c:v>0.1232544938</c:v>
                </c:pt>
                <c:pt idx="3">
                  <c:v>0.12072835</c:v>
                </c:pt>
                <c:pt idx="4">
                  <c:v>0.107749225</c:v>
                </c:pt>
                <c:pt idx="5">
                  <c:v>0.0954092514</c:v>
                </c:pt>
              </c:numCache>
            </c:numRef>
          </c:val>
        </c:ser>
        <c:dLbls>
          <c:showLegendKey val="0"/>
          <c:showVal val="1"/>
          <c:showCatName val="0"/>
          <c:showSerName val="0"/>
          <c:showPercent val="0"/>
          <c:showBubbleSize val="0"/>
        </c:dLbls>
        <c:gapWidth val="219"/>
        <c:overlap val="-27"/>
        <c:axId val="541719981"/>
        <c:axId val="409300984"/>
      </c:barChart>
      <c:catAx>
        <c:axId val="54171998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09300984"/>
        <c:crosses val="autoZero"/>
        <c:auto val="1"/>
        <c:lblAlgn val="ctr"/>
        <c:lblOffset val="100"/>
        <c:noMultiLvlLbl val="0"/>
      </c:catAx>
      <c:valAx>
        <c:axId val="409300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传输时间范围方差</a:t>
                </a:r>
                <a:r>
                  <a:rPr lang="en-US" altLang="zh-CN"/>
                  <a:t>((ms)^2)</a:t>
                </a:r>
                <a:endParaRPr lang="en-US" altLang="zh-CN"/>
              </a:p>
            </c:rich>
          </c:tx>
          <c:layout/>
          <c:overlay val="0"/>
          <c:spPr>
            <a:noFill/>
            <a:ln>
              <a:noFill/>
            </a:ln>
            <a:effectLst/>
          </c:spPr>
        </c:title>
        <c:numFmt formatCode="0.0_);[Red]\(0.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4171998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10576</Words>
  <Characters>14598</Characters>
  <Lines>0</Lines>
  <Paragraphs>0</Paragraphs>
  <TotalTime>11</TotalTime>
  <ScaleCrop>false</ScaleCrop>
  <LinksUpToDate>false</LinksUpToDate>
  <CharactersWithSpaces>15444</CharactersWithSpaces>
  <Application>WPS Office_4.6.1.7451_F1E327BC-269C-435d-A152-05C5408002CA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2022-09-10T20:15:00Z</dcterms:created>
  <dc:creator>rqf</dc:creator>
  <cp:lastModifiedBy>给他两个师他就敢打太原</cp:lastModifiedBy>
  <dcterms:modified xsi:type="dcterms:W3CDTF">2023-06-18T23:33:18Z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2052-4.6.1.7451</vt:lpwstr>
  </property>
  <property fmtid="{D5CDD505-2E9C-101B-9397-08002B2CF9AE}" pid="3" name="ICV">
    <vt:lpwstr>18E1CD3B64584D57900A88D5EB93303F</vt:lpwstr>
  </property>
</Properties>
</file>